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9D6A7" w14:textId="77777777" w:rsidR="002E6693" w:rsidRPr="00B60832" w:rsidRDefault="002E6693" w:rsidP="00B60832">
      <w:pPr>
        <w:pStyle w:val="NormalWeb"/>
        <w:spacing w:before="0" w:beforeAutospacing="0" w:after="0" w:afterAutospacing="0"/>
        <w:ind w:left="2160" w:firstLine="720"/>
        <w:rPr>
          <w:sz w:val="56"/>
          <w:szCs w:val="56"/>
        </w:rPr>
      </w:pPr>
      <w:r w:rsidRPr="00B60832">
        <w:rPr>
          <w:b/>
          <w:bCs/>
          <w:color w:val="FF0000"/>
          <w:sz w:val="56"/>
          <w:szCs w:val="56"/>
        </w:rPr>
        <w:t>Field Work </w:t>
      </w:r>
    </w:p>
    <w:p w14:paraId="68DC7BAA" w14:textId="77777777" w:rsidR="002E6693" w:rsidRPr="000847E7" w:rsidRDefault="002E6693" w:rsidP="002E6693">
      <w:pPr>
        <w:pStyle w:val="NormalWeb"/>
        <w:spacing w:before="237" w:beforeAutospacing="0" w:after="0" w:afterAutospacing="0"/>
        <w:ind w:left="3600"/>
      </w:pPr>
      <w:r w:rsidRPr="000847E7">
        <w:rPr>
          <w:b/>
          <w:bCs/>
          <w:color w:val="000000"/>
          <w:sz w:val="28"/>
          <w:szCs w:val="28"/>
        </w:rPr>
        <w:t xml:space="preserve">       On </w:t>
      </w:r>
    </w:p>
    <w:p w14:paraId="6D810F08" w14:textId="604EBEAD" w:rsidR="000847E7" w:rsidRDefault="00416DD0" w:rsidP="00EF2F13">
      <w:pPr>
        <w:pStyle w:val="NormalWeb"/>
        <w:spacing w:before="222" w:beforeAutospacing="0" w:after="0" w:afterAutospacing="0"/>
        <w:ind w:left="996" w:right="1288"/>
        <w:jc w:val="center"/>
        <w:rPr>
          <w:b/>
          <w:bCs/>
          <w:color w:val="FF0000"/>
          <w:sz w:val="36"/>
          <w:szCs w:val="36"/>
        </w:rPr>
      </w:pPr>
      <w:proofErr w:type="spellStart"/>
      <w:r>
        <w:rPr>
          <w:b/>
          <w:bCs/>
          <w:color w:val="FF0000"/>
          <w:sz w:val="36"/>
          <w:szCs w:val="36"/>
        </w:rPr>
        <w:t>Fampay</w:t>
      </w:r>
      <w:proofErr w:type="spellEnd"/>
    </w:p>
    <w:p w14:paraId="0B2AA3CA" w14:textId="0B11D0C3" w:rsidR="002E6693" w:rsidRPr="000847E7" w:rsidRDefault="00EF2F13" w:rsidP="00EF2F13">
      <w:pPr>
        <w:pStyle w:val="NormalWeb"/>
        <w:spacing w:before="222" w:beforeAutospacing="0" w:after="0" w:afterAutospacing="0"/>
        <w:ind w:left="1716" w:right="1288" w:firstLine="444"/>
      </w:pPr>
      <w:r>
        <w:rPr>
          <w:b/>
          <w:bCs/>
          <w:color w:val="FF0000"/>
          <w:sz w:val="36"/>
          <w:szCs w:val="36"/>
        </w:rPr>
        <w:t xml:space="preserve">    </w:t>
      </w:r>
      <w:r w:rsidR="000847E7">
        <w:rPr>
          <w:b/>
          <w:bCs/>
          <w:color w:val="FF0000"/>
          <w:sz w:val="36"/>
          <w:szCs w:val="36"/>
        </w:rPr>
        <w:t>(</w:t>
      </w:r>
      <w:r w:rsidR="00416DD0">
        <w:rPr>
          <w:b/>
          <w:bCs/>
          <w:color w:val="FF0000"/>
          <w:sz w:val="36"/>
          <w:szCs w:val="36"/>
        </w:rPr>
        <w:t>Online Payment App</w:t>
      </w:r>
      <w:r w:rsidR="000847E7">
        <w:rPr>
          <w:b/>
          <w:bCs/>
          <w:color w:val="FF0000"/>
          <w:sz w:val="36"/>
          <w:szCs w:val="36"/>
        </w:rPr>
        <w:t>)</w:t>
      </w:r>
    </w:p>
    <w:p w14:paraId="7DDA35D9" w14:textId="77777777" w:rsidR="002E6693" w:rsidRPr="000847E7" w:rsidRDefault="002E6693" w:rsidP="002E6693">
      <w:pPr>
        <w:pStyle w:val="NormalWeb"/>
        <w:spacing w:before="222" w:beforeAutospacing="0" w:after="0" w:afterAutospacing="0"/>
        <w:ind w:left="996" w:right="1288"/>
        <w:jc w:val="center"/>
        <w:rPr>
          <w:b/>
          <w:bCs/>
          <w:color w:val="000000"/>
          <w:sz w:val="32"/>
          <w:szCs w:val="32"/>
          <w:u w:val="single"/>
        </w:rPr>
      </w:pPr>
      <w:r w:rsidRPr="000847E7">
        <w:rPr>
          <w:b/>
          <w:bCs/>
          <w:color w:val="000000"/>
          <w:sz w:val="32"/>
          <w:szCs w:val="32"/>
          <w:u w:val="single"/>
        </w:rPr>
        <w:t xml:space="preserve">Submitted </w:t>
      </w:r>
    </w:p>
    <w:p w14:paraId="3750D240" w14:textId="77777777" w:rsidR="00355606" w:rsidRPr="00355606" w:rsidRDefault="002E6693" w:rsidP="00355606">
      <w:pPr>
        <w:pStyle w:val="NormalWeb"/>
        <w:spacing w:before="222" w:beforeAutospacing="0" w:after="0" w:afterAutospacing="0"/>
        <w:ind w:left="996" w:right="1288"/>
        <w:jc w:val="center"/>
        <w:rPr>
          <w:b/>
          <w:bCs/>
          <w:color w:val="000000"/>
          <w:sz w:val="32"/>
          <w:szCs w:val="32"/>
        </w:rPr>
      </w:pPr>
      <w:r w:rsidRPr="000847E7">
        <w:rPr>
          <w:b/>
          <w:bCs/>
          <w:color w:val="000000"/>
          <w:sz w:val="32"/>
          <w:szCs w:val="32"/>
          <w:u w:val="single"/>
        </w:rPr>
        <w:t>to</w:t>
      </w:r>
      <w:r w:rsidRPr="000847E7">
        <w:rPr>
          <w:b/>
          <w:bCs/>
          <w:color w:val="000000"/>
          <w:sz w:val="32"/>
          <w:szCs w:val="32"/>
        </w:rPr>
        <w:t> </w:t>
      </w:r>
    </w:p>
    <w:p w14:paraId="329EA403" w14:textId="77777777" w:rsidR="002E6693" w:rsidRPr="00355606" w:rsidRDefault="00355606" w:rsidP="00EF2F13">
      <w:pPr>
        <w:pStyle w:val="NormalWeb"/>
        <w:spacing w:before="30" w:beforeAutospacing="0" w:after="0" w:afterAutospacing="0"/>
        <w:ind w:right="926"/>
        <w:jc w:val="both"/>
        <w:rPr>
          <w:b/>
          <w:bCs/>
          <w:color w:val="000000"/>
          <w:sz w:val="28"/>
          <w:szCs w:val="28"/>
        </w:rPr>
      </w:pPr>
      <w:r>
        <w:rPr>
          <w:b/>
          <w:bCs/>
          <w:color w:val="000000"/>
          <w:sz w:val="28"/>
          <w:szCs w:val="28"/>
        </w:rPr>
        <w:t xml:space="preserve">         </w:t>
      </w:r>
      <w:r w:rsidR="00EF2F13">
        <w:rPr>
          <w:b/>
          <w:bCs/>
          <w:color w:val="000000"/>
          <w:sz w:val="28"/>
          <w:szCs w:val="28"/>
        </w:rPr>
        <w:t xml:space="preserve">      </w:t>
      </w:r>
      <w:r w:rsidR="002E6693" w:rsidRPr="00355606">
        <w:rPr>
          <w:b/>
          <w:bCs/>
          <w:color w:val="000000"/>
          <w:sz w:val="28"/>
          <w:szCs w:val="28"/>
        </w:rPr>
        <w:t>KCES’s Instit</w:t>
      </w:r>
      <w:r w:rsidR="00EA59C6" w:rsidRPr="00355606">
        <w:rPr>
          <w:b/>
          <w:bCs/>
          <w:color w:val="000000"/>
          <w:sz w:val="28"/>
          <w:szCs w:val="28"/>
        </w:rPr>
        <w:t>u</w:t>
      </w:r>
      <w:r w:rsidRPr="00355606">
        <w:rPr>
          <w:b/>
          <w:bCs/>
          <w:color w:val="000000"/>
          <w:sz w:val="28"/>
          <w:szCs w:val="28"/>
        </w:rPr>
        <w:t>te of Management and Research,</w:t>
      </w:r>
      <w:r>
        <w:rPr>
          <w:b/>
          <w:bCs/>
          <w:color w:val="000000"/>
          <w:sz w:val="28"/>
          <w:szCs w:val="28"/>
        </w:rPr>
        <w:t xml:space="preserve"> </w:t>
      </w:r>
      <w:r w:rsidR="002E6693" w:rsidRPr="00355606">
        <w:rPr>
          <w:b/>
          <w:bCs/>
          <w:color w:val="000000"/>
          <w:sz w:val="28"/>
          <w:szCs w:val="28"/>
        </w:rPr>
        <w:t>Jalgaon</w:t>
      </w:r>
    </w:p>
    <w:p w14:paraId="0B06DADD" w14:textId="77777777" w:rsidR="002E6693" w:rsidRPr="00355606" w:rsidRDefault="002E6693" w:rsidP="00355606">
      <w:pPr>
        <w:pStyle w:val="NormalWeb"/>
        <w:spacing w:before="30" w:beforeAutospacing="0" w:after="0" w:afterAutospacing="0"/>
        <w:ind w:left="1437" w:right="1727"/>
        <w:jc w:val="both"/>
        <w:rPr>
          <w:b/>
          <w:bCs/>
          <w:color w:val="000000"/>
          <w:sz w:val="28"/>
          <w:szCs w:val="28"/>
        </w:rPr>
      </w:pPr>
    </w:p>
    <w:p w14:paraId="2107069C" w14:textId="77777777" w:rsidR="002E6693" w:rsidRPr="000847E7" w:rsidRDefault="002E6693" w:rsidP="002E6693">
      <w:pPr>
        <w:pStyle w:val="NormalWeb"/>
        <w:spacing w:before="30" w:beforeAutospacing="0" w:after="0" w:afterAutospacing="0"/>
        <w:ind w:left="1437" w:right="1727"/>
        <w:jc w:val="center"/>
        <w:rPr>
          <w:b/>
          <w:bCs/>
        </w:rPr>
      </w:pPr>
      <w:r w:rsidRPr="000847E7">
        <w:rPr>
          <w:b/>
          <w:bCs/>
          <w:noProof/>
          <w:lang w:bidi="ar-SA"/>
        </w:rPr>
        <w:drawing>
          <wp:inline distT="0" distB="0" distL="0" distR="0" wp14:anchorId="019DB72C" wp14:editId="1A88BF6B">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25955C99" w14:textId="77777777" w:rsidR="002E6693" w:rsidRPr="000847E7" w:rsidRDefault="002E6693" w:rsidP="002E6693">
      <w:pPr>
        <w:pStyle w:val="NormalWeb"/>
        <w:spacing w:before="58" w:beforeAutospacing="0" w:after="0" w:afterAutospacing="0"/>
        <w:ind w:left="2880"/>
      </w:pPr>
      <w:r w:rsidRPr="000847E7">
        <w:t xml:space="preserve">     </w:t>
      </w:r>
    </w:p>
    <w:p w14:paraId="6E0E2FD2" w14:textId="77777777" w:rsidR="002E6693" w:rsidRPr="000847E7" w:rsidRDefault="002E6693" w:rsidP="002E6693">
      <w:pPr>
        <w:pStyle w:val="NormalWeb"/>
        <w:spacing w:before="224" w:beforeAutospacing="0" w:after="0" w:afterAutospacing="0"/>
        <w:ind w:left="2880" w:firstLine="720"/>
      </w:pPr>
      <w:r w:rsidRPr="000847E7">
        <w:rPr>
          <w:b/>
          <w:bCs/>
          <w:color w:val="000000"/>
          <w:sz w:val="32"/>
          <w:szCs w:val="32"/>
          <w:u w:val="single"/>
        </w:rPr>
        <w:t>Submitted by</w:t>
      </w:r>
      <w:r w:rsidRPr="000847E7">
        <w:rPr>
          <w:b/>
          <w:bCs/>
          <w:color w:val="000000"/>
          <w:sz w:val="32"/>
          <w:szCs w:val="32"/>
        </w:rPr>
        <w:t> </w:t>
      </w:r>
    </w:p>
    <w:p w14:paraId="314D8E1D" w14:textId="582F5A5C" w:rsidR="002E6693" w:rsidRPr="000847E7" w:rsidRDefault="002E6693" w:rsidP="002E6693">
      <w:pPr>
        <w:pStyle w:val="NormalWeb"/>
        <w:spacing w:before="237" w:beforeAutospacing="0" w:after="0" w:afterAutospacing="0"/>
        <w:ind w:left="2160"/>
        <w:jc w:val="both"/>
      </w:pPr>
      <w:r w:rsidRPr="000847E7">
        <w:rPr>
          <w:b/>
          <w:bCs/>
          <w:color w:val="000000"/>
          <w:sz w:val="28"/>
          <w:szCs w:val="28"/>
        </w:rPr>
        <w:t>N</w:t>
      </w:r>
      <w:r w:rsidR="000847E7">
        <w:rPr>
          <w:b/>
          <w:bCs/>
          <w:color w:val="000000"/>
          <w:sz w:val="28"/>
          <w:szCs w:val="28"/>
        </w:rPr>
        <w:t xml:space="preserve">ame: </w:t>
      </w:r>
      <w:r w:rsidR="00416DD0" w:rsidRPr="003A0327">
        <w:rPr>
          <w:b/>
          <w:bCs/>
          <w:color w:val="000000" w:themeColor="text1"/>
          <w:sz w:val="28"/>
          <w:szCs w:val="28"/>
          <w:rPrChange w:id="0" w:author="Nidhi Barhate" w:date="2025-10-18T16:36:00Z" w16du:dateUtc="2025-10-18T11:06:00Z">
            <w:rPr>
              <w:b/>
              <w:bCs/>
              <w:color w:val="FF0000"/>
              <w:sz w:val="28"/>
              <w:szCs w:val="28"/>
            </w:rPr>
          </w:rPrChange>
        </w:rPr>
        <w:t>Nidhi Virendra Barhate</w:t>
      </w:r>
    </w:p>
    <w:p w14:paraId="0751CE13" w14:textId="7429A888" w:rsidR="002E6693" w:rsidRDefault="002E6693" w:rsidP="002E6693">
      <w:pPr>
        <w:pStyle w:val="NormalWeb"/>
        <w:spacing w:before="227" w:beforeAutospacing="0" w:after="0" w:afterAutospacing="0"/>
        <w:ind w:left="2160"/>
        <w:jc w:val="both"/>
        <w:rPr>
          <w:b/>
          <w:bCs/>
          <w:color w:val="0563C1"/>
          <w:sz w:val="28"/>
          <w:szCs w:val="28"/>
          <w:u w:val="single"/>
        </w:rPr>
      </w:pPr>
      <w:r w:rsidRPr="000847E7">
        <w:rPr>
          <w:b/>
          <w:bCs/>
          <w:color w:val="000000"/>
          <w:sz w:val="28"/>
          <w:szCs w:val="28"/>
        </w:rPr>
        <w:t xml:space="preserve">Email id: </w:t>
      </w:r>
      <w:r w:rsidR="00416DD0">
        <w:rPr>
          <w:b/>
          <w:bCs/>
          <w:color w:val="000000"/>
          <w:sz w:val="28"/>
          <w:szCs w:val="28"/>
        </w:rPr>
        <w:t>nbarhate054@gmail.com</w:t>
      </w:r>
    </w:p>
    <w:p w14:paraId="685B52B7" w14:textId="35FC8847" w:rsidR="002E6693" w:rsidRPr="003A0327" w:rsidRDefault="00385BD5" w:rsidP="00942CDF">
      <w:pPr>
        <w:pStyle w:val="NormalWeb"/>
        <w:spacing w:before="224" w:beforeAutospacing="0" w:after="0" w:afterAutospacing="0"/>
        <w:ind w:left="1440" w:firstLine="720"/>
        <w:jc w:val="both"/>
        <w:rPr>
          <w:color w:val="000000" w:themeColor="text1"/>
          <w:rPrChange w:id="1" w:author="Nidhi Barhate" w:date="2025-10-18T16:36:00Z" w16du:dateUtc="2025-10-18T11:06:00Z">
            <w:rPr/>
          </w:rPrChange>
        </w:rPr>
      </w:pPr>
      <w:r>
        <w:rPr>
          <w:b/>
          <w:bCs/>
          <w:color w:val="000000"/>
          <w:sz w:val="28"/>
          <w:szCs w:val="28"/>
        </w:rPr>
        <w:t>Name</w:t>
      </w:r>
      <w:r w:rsidRPr="003A0327">
        <w:rPr>
          <w:b/>
          <w:bCs/>
          <w:color w:val="000000" w:themeColor="text1"/>
          <w:sz w:val="28"/>
          <w:szCs w:val="28"/>
          <w:rPrChange w:id="2" w:author="Nidhi Barhate" w:date="2025-10-18T16:36:00Z" w16du:dateUtc="2025-10-18T11:06:00Z">
            <w:rPr>
              <w:b/>
              <w:bCs/>
              <w:color w:val="000000"/>
              <w:sz w:val="28"/>
              <w:szCs w:val="28"/>
            </w:rPr>
          </w:rPrChange>
        </w:rPr>
        <w:t xml:space="preserve">: </w:t>
      </w:r>
      <w:r w:rsidR="00416DD0" w:rsidRPr="003A0327">
        <w:rPr>
          <w:b/>
          <w:bCs/>
          <w:color w:val="000000" w:themeColor="text1"/>
          <w:sz w:val="28"/>
          <w:szCs w:val="28"/>
          <w:rPrChange w:id="3" w:author="Nidhi Barhate" w:date="2025-10-18T16:36:00Z" w16du:dateUtc="2025-10-18T11:06:00Z">
            <w:rPr>
              <w:b/>
              <w:bCs/>
              <w:color w:val="FF0000"/>
              <w:sz w:val="28"/>
              <w:szCs w:val="28"/>
            </w:rPr>
          </w:rPrChange>
        </w:rPr>
        <w:t>Geeta Chandrakant Lohar</w:t>
      </w:r>
    </w:p>
    <w:p w14:paraId="12812FF1" w14:textId="16994447" w:rsidR="0079731C" w:rsidRPr="000847E7" w:rsidRDefault="002E6693" w:rsidP="002E6693">
      <w:pPr>
        <w:pStyle w:val="NormalWeb"/>
        <w:spacing w:before="227" w:beforeAutospacing="0" w:after="0" w:afterAutospacing="0"/>
        <w:ind w:left="2160"/>
        <w:jc w:val="both"/>
      </w:pPr>
      <w:r w:rsidRPr="000847E7">
        <w:rPr>
          <w:b/>
          <w:bCs/>
          <w:color w:val="000000"/>
          <w:sz w:val="28"/>
          <w:szCs w:val="28"/>
        </w:rPr>
        <w:t xml:space="preserve">Email id: </w:t>
      </w:r>
      <w:r w:rsidR="00416DD0">
        <w:rPr>
          <w:b/>
          <w:bCs/>
          <w:color w:val="000000"/>
          <w:sz w:val="28"/>
          <w:szCs w:val="28"/>
        </w:rPr>
        <w:t>geetalohar2508@gmail.com</w:t>
      </w:r>
    </w:p>
    <w:p w14:paraId="0118F4E4" w14:textId="77777777" w:rsidR="002E6693" w:rsidRPr="000847E7" w:rsidRDefault="002E6693" w:rsidP="0079731C">
      <w:pPr>
        <w:pStyle w:val="NormalWeb"/>
        <w:spacing w:before="224" w:beforeAutospacing="0" w:after="0" w:afterAutospacing="0"/>
        <w:ind w:left="2160" w:firstLine="720"/>
      </w:pPr>
      <w:r w:rsidRPr="000847E7">
        <w:rPr>
          <w:b/>
          <w:bCs/>
          <w:color w:val="000000"/>
          <w:sz w:val="32"/>
          <w:szCs w:val="32"/>
          <w:u w:val="single"/>
        </w:rPr>
        <w:t>Under the Guidance of</w:t>
      </w:r>
      <w:r w:rsidRPr="000847E7">
        <w:rPr>
          <w:b/>
          <w:bCs/>
          <w:color w:val="000000"/>
          <w:sz w:val="32"/>
          <w:szCs w:val="32"/>
        </w:rPr>
        <w:t> </w:t>
      </w:r>
    </w:p>
    <w:p w14:paraId="3577751E" w14:textId="669CED2A" w:rsidR="002E6693" w:rsidRDefault="002E6693" w:rsidP="002E6693">
      <w:pPr>
        <w:pStyle w:val="NormalWeb"/>
        <w:spacing w:before="237" w:beforeAutospacing="0" w:after="0" w:afterAutospacing="0"/>
        <w:rPr>
          <w:b/>
          <w:bCs/>
          <w:color w:val="000000"/>
          <w:sz w:val="28"/>
          <w:szCs w:val="28"/>
        </w:rPr>
      </w:pPr>
      <w:r w:rsidRPr="000847E7">
        <w:rPr>
          <w:b/>
          <w:bCs/>
          <w:color w:val="000000"/>
          <w:sz w:val="32"/>
          <w:szCs w:val="32"/>
        </w:rPr>
        <w:t> </w:t>
      </w:r>
      <w:r w:rsidRPr="000847E7">
        <w:rPr>
          <w:rStyle w:val="apple-tab-span"/>
          <w:b/>
          <w:bCs/>
          <w:color w:val="000000"/>
          <w:sz w:val="32"/>
          <w:szCs w:val="32"/>
        </w:rPr>
        <w:tab/>
      </w:r>
      <w:r w:rsidRPr="000847E7">
        <w:rPr>
          <w:rStyle w:val="apple-tab-span"/>
          <w:b/>
          <w:bCs/>
          <w:color w:val="000000"/>
          <w:sz w:val="32"/>
          <w:szCs w:val="32"/>
        </w:rPr>
        <w:tab/>
      </w:r>
      <w:r w:rsidRPr="000847E7">
        <w:rPr>
          <w:rStyle w:val="apple-tab-span"/>
          <w:b/>
          <w:bCs/>
          <w:color w:val="000000"/>
          <w:sz w:val="32"/>
          <w:szCs w:val="32"/>
        </w:rPr>
        <w:tab/>
      </w:r>
      <w:r w:rsidR="0027597C">
        <w:rPr>
          <w:rStyle w:val="apple-tab-span"/>
          <w:b/>
          <w:bCs/>
          <w:color w:val="000000"/>
          <w:sz w:val="32"/>
          <w:szCs w:val="32"/>
        </w:rPr>
        <w:tab/>
      </w:r>
      <w:r w:rsidRPr="000847E7">
        <w:rPr>
          <w:b/>
          <w:bCs/>
          <w:color w:val="000000"/>
          <w:sz w:val="28"/>
          <w:szCs w:val="28"/>
        </w:rPr>
        <w:t>Name</w:t>
      </w:r>
      <w:r w:rsidRPr="003A0327">
        <w:rPr>
          <w:color w:val="000000" w:themeColor="text1"/>
          <w:sz w:val="28"/>
          <w:szCs w:val="28"/>
          <w:rPrChange w:id="4" w:author="Nidhi Barhate" w:date="2025-10-18T16:36:00Z" w16du:dateUtc="2025-10-18T11:06:00Z">
            <w:rPr>
              <w:color w:val="000000"/>
              <w:sz w:val="28"/>
              <w:szCs w:val="28"/>
            </w:rPr>
          </w:rPrChange>
        </w:rPr>
        <w:t xml:space="preserve">: </w:t>
      </w:r>
      <w:proofErr w:type="spellStart"/>
      <w:proofErr w:type="gramStart"/>
      <w:r w:rsidR="00416DD0" w:rsidRPr="003A0327">
        <w:rPr>
          <w:b/>
          <w:bCs/>
          <w:color w:val="000000" w:themeColor="text1"/>
          <w:sz w:val="28"/>
          <w:szCs w:val="28"/>
          <w:rPrChange w:id="5" w:author="Nidhi Barhate" w:date="2025-10-18T16:36:00Z" w16du:dateUtc="2025-10-18T11:06:00Z">
            <w:rPr>
              <w:b/>
              <w:bCs/>
              <w:color w:val="FF0000"/>
              <w:sz w:val="28"/>
              <w:szCs w:val="28"/>
            </w:rPr>
          </w:rPrChange>
        </w:rPr>
        <w:t>Mr.Prakash</w:t>
      </w:r>
      <w:proofErr w:type="spellEnd"/>
      <w:proofErr w:type="gramEnd"/>
      <w:r w:rsidR="00416DD0" w:rsidRPr="003A0327">
        <w:rPr>
          <w:b/>
          <w:bCs/>
          <w:color w:val="000000" w:themeColor="text1"/>
          <w:sz w:val="28"/>
          <w:szCs w:val="28"/>
          <w:rPrChange w:id="6" w:author="Nidhi Barhate" w:date="2025-10-18T16:36:00Z" w16du:dateUtc="2025-10-18T11:06:00Z">
            <w:rPr>
              <w:b/>
              <w:bCs/>
              <w:color w:val="FF0000"/>
              <w:sz w:val="28"/>
              <w:szCs w:val="28"/>
            </w:rPr>
          </w:rPrChange>
        </w:rPr>
        <w:t xml:space="preserve"> Bari</w:t>
      </w:r>
      <w:r w:rsidR="00942CDF" w:rsidRPr="003A0327">
        <w:rPr>
          <w:b/>
          <w:bCs/>
          <w:color w:val="000000" w:themeColor="text1"/>
          <w:sz w:val="28"/>
          <w:szCs w:val="28"/>
          <w:rPrChange w:id="7" w:author="Nidhi Barhate" w:date="2025-10-18T16:36:00Z" w16du:dateUtc="2025-10-18T11:06:00Z">
            <w:rPr>
              <w:b/>
              <w:bCs/>
              <w:color w:val="FF0000"/>
              <w:sz w:val="28"/>
              <w:szCs w:val="28"/>
            </w:rPr>
          </w:rPrChange>
        </w:rPr>
        <w:t xml:space="preserve"> </w:t>
      </w:r>
    </w:p>
    <w:p w14:paraId="42D4D2C5" w14:textId="77777777" w:rsidR="0079731C" w:rsidRPr="000847E7" w:rsidRDefault="0079731C" w:rsidP="002E6693">
      <w:pPr>
        <w:pStyle w:val="NormalWeb"/>
        <w:spacing w:before="237" w:beforeAutospacing="0" w:after="0" w:afterAutospacing="0"/>
        <w:rPr>
          <w:b/>
          <w:bCs/>
          <w:color w:val="000000"/>
          <w:sz w:val="28"/>
          <w:szCs w:val="28"/>
        </w:rPr>
      </w:pPr>
    </w:p>
    <w:p w14:paraId="79A6B0D2" w14:textId="77777777" w:rsidR="002E6693" w:rsidRPr="0027597C" w:rsidRDefault="0027597C" w:rsidP="0027597C">
      <w:pPr>
        <w:pStyle w:val="NormalWeb"/>
        <w:spacing w:before="237" w:beforeAutospacing="0" w:after="0" w:afterAutospacing="0"/>
        <w:rPr>
          <w:b/>
          <w:bCs/>
          <w:color w:val="000000"/>
          <w:sz w:val="28"/>
          <w:szCs w:val="28"/>
        </w:rPr>
      </w:pPr>
      <w:r>
        <w:tab/>
        <w:t xml:space="preserve">                     </w:t>
      </w:r>
      <w:r>
        <w:rPr>
          <w:b/>
          <w:bCs/>
          <w:color w:val="000000"/>
          <w:sz w:val="28"/>
          <w:szCs w:val="28"/>
        </w:rPr>
        <w:t xml:space="preserve"> </w:t>
      </w:r>
      <w:r>
        <w:rPr>
          <w:b/>
          <w:bCs/>
          <w:color w:val="000000"/>
          <w:sz w:val="28"/>
          <w:szCs w:val="28"/>
        </w:rPr>
        <w:tab/>
      </w:r>
      <w:r>
        <w:rPr>
          <w:b/>
          <w:bCs/>
          <w:color w:val="000000"/>
          <w:sz w:val="28"/>
          <w:szCs w:val="28"/>
        </w:rPr>
        <w:tab/>
      </w:r>
      <w:r w:rsidR="002E6693" w:rsidRPr="000847E7">
        <w:rPr>
          <w:b/>
          <w:bCs/>
          <w:color w:val="000000"/>
          <w:sz w:val="32"/>
          <w:szCs w:val="32"/>
          <w:u w:val="single"/>
        </w:rPr>
        <w:t xml:space="preserve"> In Partial Fulfillment of</w:t>
      </w:r>
      <w:r w:rsidR="002E6693" w:rsidRPr="000847E7">
        <w:rPr>
          <w:b/>
          <w:bCs/>
          <w:color w:val="000000"/>
          <w:sz w:val="32"/>
          <w:szCs w:val="32"/>
        </w:rPr>
        <w:t> </w:t>
      </w:r>
    </w:p>
    <w:p w14:paraId="0ADA5FA7" w14:textId="77777777" w:rsidR="002E6693" w:rsidRPr="00E21DF4" w:rsidRDefault="002E6693" w:rsidP="00EF2F13">
      <w:pPr>
        <w:pStyle w:val="NormalWeb"/>
        <w:spacing w:before="237" w:beforeAutospacing="0" w:after="0" w:afterAutospacing="0"/>
        <w:ind w:left="720" w:firstLine="270"/>
        <w:rPr>
          <w:sz w:val="36"/>
          <w:szCs w:val="36"/>
        </w:rPr>
      </w:pPr>
      <w:r w:rsidRPr="000847E7">
        <w:rPr>
          <w:b/>
          <w:bCs/>
          <w:color w:val="000000"/>
          <w:sz w:val="28"/>
          <w:szCs w:val="28"/>
        </w:rPr>
        <w:t xml:space="preserve">   </w:t>
      </w:r>
      <w:r w:rsidR="0027597C">
        <w:rPr>
          <w:b/>
          <w:bCs/>
          <w:color w:val="000000"/>
          <w:sz w:val="28"/>
          <w:szCs w:val="28"/>
        </w:rPr>
        <w:tab/>
      </w:r>
      <w:r w:rsidRPr="00E21DF4">
        <w:rPr>
          <w:b/>
          <w:bCs/>
          <w:color w:val="000000"/>
          <w:sz w:val="36"/>
          <w:szCs w:val="36"/>
        </w:rPr>
        <w:t xml:space="preserve"> </w:t>
      </w:r>
      <w:r w:rsidR="00EF2F13">
        <w:rPr>
          <w:b/>
          <w:bCs/>
          <w:color w:val="000000"/>
          <w:sz w:val="36"/>
          <w:szCs w:val="36"/>
        </w:rPr>
        <w:t>Master</w:t>
      </w:r>
      <w:r w:rsidRPr="00E21DF4">
        <w:rPr>
          <w:b/>
          <w:bCs/>
          <w:color w:val="000000"/>
          <w:sz w:val="36"/>
          <w:szCs w:val="36"/>
        </w:rPr>
        <w:t xml:space="preserve"> of Computer </w:t>
      </w:r>
      <w:proofErr w:type="gramStart"/>
      <w:r w:rsidRPr="00E21DF4">
        <w:rPr>
          <w:b/>
          <w:bCs/>
          <w:color w:val="000000"/>
          <w:sz w:val="36"/>
          <w:szCs w:val="36"/>
        </w:rPr>
        <w:t>Application  </w:t>
      </w:r>
      <w:r w:rsidR="00EF2F13">
        <w:rPr>
          <w:b/>
          <w:bCs/>
          <w:color w:val="000000"/>
          <w:sz w:val="36"/>
          <w:szCs w:val="36"/>
        </w:rPr>
        <w:t>(</w:t>
      </w:r>
      <w:proofErr w:type="gramEnd"/>
      <w:r w:rsidR="00EF2F13">
        <w:rPr>
          <w:b/>
          <w:bCs/>
          <w:color w:val="000000"/>
          <w:sz w:val="36"/>
          <w:szCs w:val="36"/>
        </w:rPr>
        <w:t>Integrated)</w:t>
      </w:r>
    </w:p>
    <w:p w14:paraId="76944AC7" w14:textId="77777777" w:rsidR="00F70D20" w:rsidRDefault="0027597C" w:rsidP="002E6693">
      <w:pPr>
        <w:pStyle w:val="NormalWeb"/>
        <w:spacing w:before="237" w:beforeAutospacing="0" w:after="0" w:afterAutospacing="0"/>
        <w:rPr>
          <w:b/>
          <w:bCs/>
          <w:color w:val="000000"/>
          <w:sz w:val="28"/>
          <w:szCs w:val="28"/>
        </w:rPr>
      </w:pPr>
      <w:r>
        <w:rPr>
          <w:b/>
          <w:bCs/>
          <w:color w:val="000000"/>
          <w:sz w:val="28"/>
          <w:szCs w:val="28"/>
        </w:rPr>
        <w:t xml:space="preserve">   </w:t>
      </w:r>
      <w:r w:rsidR="002E6693" w:rsidRPr="000847E7">
        <w:rPr>
          <w:b/>
          <w:bCs/>
          <w:color w:val="000000"/>
          <w:sz w:val="28"/>
          <w:szCs w:val="28"/>
        </w:rPr>
        <w:t xml:space="preserve"> </w:t>
      </w:r>
      <w:proofErr w:type="spellStart"/>
      <w:r w:rsidR="002E6693" w:rsidRPr="000847E7">
        <w:rPr>
          <w:b/>
          <w:bCs/>
          <w:color w:val="000000"/>
          <w:sz w:val="28"/>
          <w:szCs w:val="28"/>
        </w:rPr>
        <w:t>Kavayitri</w:t>
      </w:r>
      <w:proofErr w:type="spellEnd"/>
      <w:r w:rsidR="002E6693" w:rsidRPr="000847E7">
        <w:rPr>
          <w:b/>
          <w:bCs/>
          <w:color w:val="000000"/>
          <w:sz w:val="28"/>
          <w:szCs w:val="28"/>
        </w:rPr>
        <w:t xml:space="preserve"> </w:t>
      </w:r>
      <w:proofErr w:type="spellStart"/>
      <w:r w:rsidR="002E6693" w:rsidRPr="000847E7">
        <w:rPr>
          <w:b/>
          <w:bCs/>
          <w:color w:val="000000"/>
          <w:sz w:val="28"/>
          <w:szCs w:val="28"/>
        </w:rPr>
        <w:t>Bahinabai</w:t>
      </w:r>
      <w:proofErr w:type="spellEnd"/>
      <w:r w:rsidR="002E6693" w:rsidRPr="000847E7">
        <w:rPr>
          <w:b/>
          <w:bCs/>
          <w:color w:val="000000"/>
          <w:sz w:val="28"/>
          <w:szCs w:val="28"/>
        </w:rPr>
        <w:t xml:space="preserve"> Chaudhari North Maharashtra University, Jalgaon </w:t>
      </w:r>
    </w:p>
    <w:p w14:paraId="3205AE94" w14:textId="77777777" w:rsidR="00DB5219" w:rsidRDefault="00F70D20">
      <w:pPr>
        <w:spacing w:line="259" w:lineRule="auto"/>
        <w:rPr>
          <w:b/>
          <w:bCs/>
          <w:color w:val="000000"/>
          <w:sz w:val="28"/>
          <w:szCs w:val="28"/>
        </w:rPr>
      </w:pPr>
      <w:r w:rsidRPr="009B7720">
        <w:rPr>
          <w:noProof/>
          <w:lang w:val="en-US" w:bidi="ar-SA"/>
        </w:rPr>
        <w:lastRenderedPageBreak/>
        <w:drawing>
          <wp:inline distT="0" distB="0" distL="0" distR="0" wp14:anchorId="0B243AB3" wp14:editId="07ECA74E">
            <wp:extent cx="5731510" cy="1044816"/>
            <wp:effectExtent l="0" t="0" r="2540" b="3175"/>
            <wp:docPr id="13" name="Picture 13"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5" t="1883" r="5553" b="84705"/>
                    <a:stretch/>
                  </pic:blipFill>
                  <pic:spPr bwMode="auto">
                    <a:xfrm>
                      <a:off x="0" y="0"/>
                      <a:ext cx="5731510" cy="1044816"/>
                    </a:xfrm>
                    <a:prstGeom prst="rect">
                      <a:avLst/>
                    </a:prstGeom>
                    <a:noFill/>
                    <a:ln>
                      <a:noFill/>
                    </a:ln>
                    <a:extLst>
                      <a:ext uri="{53640926-AAD7-44D8-BBD7-CCE9431645EC}">
                        <a14:shadowObscured xmlns:a14="http://schemas.microsoft.com/office/drawing/2010/main"/>
                      </a:ext>
                    </a:extLst>
                  </pic:spPr>
                </pic:pic>
              </a:graphicData>
            </a:graphic>
          </wp:inline>
        </w:drawing>
      </w:r>
    </w:p>
    <w:p w14:paraId="1F072807" w14:textId="77777777" w:rsidR="00DB5219" w:rsidRDefault="00DB5219">
      <w:pPr>
        <w:spacing w:line="259" w:lineRule="auto"/>
        <w:rPr>
          <w:b/>
          <w:bCs/>
          <w:color w:val="000000"/>
          <w:sz w:val="28"/>
          <w:szCs w:val="28"/>
        </w:rPr>
      </w:pPr>
    </w:p>
    <w:p w14:paraId="70975A39" w14:textId="77777777" w:rsidR="00DB5219" w:rsidRPr="00FA7E06" w:rsidRDefault="00DB5219" w:rsidP="00DB5219">
      <w:pPr>
        <w:pStyle w:val="TableParagraph"/>
        <w:spacing w:before="2" w:line="259" w:lineRule="auto"/>
        <w:ind w:left="0" w:right="191"/>
        <w:jc w:val="center"/>
        <w:rPr>
          <w:b/>
          <w:sz w:val="40"/>
          <w:szCs w:val="28"/>
        </w:rPr>
      </w:pPr>
      <w:r w:rsidRPr="00FA7E06">
        <w:rPr>
          <w:b/>
          <w:sz w:val="40"/>
          <w:szCs w:val="28"/>
        </w:rPr>
        <w:t>CERTIFICATE</w:t>
      </w:r>
    </w:p>
    <w:p w14:paraId="796D3A0F" w14:textId="77777777" w:rsidR="00DB5219" w:rsidRDefault="00DB5219" w:rsidP="00DB5219">
      <w:pPr>
        <w:pStyle w:val="TableParagraph"/>
        <w:spacing w:before="2" w:line="259" w:lineRule="auto"/>
        <w:ind w:left="0" w:right="191"/>
        <w:jc w:val="both"/>
        <w:rPr>
          <w:b/>
          <w:sz w:val="28"/>
          <w:szCs w:val="28"/>
        </w:rPr>
      </w:pPr>
    </w:p>
    <w:p w14:paraId="6E594D4E" w14:textId="4973AB3B" w:rsidR="00DB5219" w:rsidRDefault="00DB5219" w:rsidP="00D06944">
      <w:pPr>
        <w:pStyle w:val="TableParagraph"/>
        <w:spacing w:before="0" w:line="360" w:lineRule="auto"/>
        <w:ind w:right="187" w:firstLine="623"/>
        <w:jc w:val="both"/>
        <w:rPr>
          <w:sz w:val="28"/>
          <w:szCs w:val="28"/>
        </w:rPr>
      </w:pPr>
      <w:r w:rsidRPr="00705C0B">
        <w:rPr>
          <w:sz w:val="28"/>
          <w:szCs w:val="28"/>
        </w:rPr>
        <w:t>This is to certify</w:t>
      </w:r>
      <w:r>
        <w:rPr>
          <w:sz w:val="28"/>
          <w:szCs w:val="28"/>
        </w:rPr>
        <w:t xml:space="preserve"> </w:t>
      </w:r>
      <w:r w:rsidR="00BE104A">
        <w:rPr>
          <w:sz w:val="28"/>
          <w:szCs w:val="28"/>
        </w:rPr>
        <w:t xml:space="preserve">that </w:t>
      </w:r>
      <w:proofErr w:type="spellStart"/>
      <w:proofErr w:type="gramStart"/>
      <w:r w:rsidR="00BE104A" w:rsidRPr="003A0327">
        <w:rPr>
          <w:b/>
          <w:color w:val="000000" w:themeColor="text1"/>
          <w:sz w:val="28"/>
          <w:szCs w:val="28"/>
          <w:rPrChange w:id="8" w:author="Nidhi Barhate" w:date="2025-10-18T16:36:00Z" w16du:dateUtc="2025-10-18T11:06:00Z">
            <w:rPr>
              <w:b/>
              <w:color w:val="FF0000"/>
              <w:sz w:val="28"/>
              <w:szCs w:val="28"/>
            </w:rPr>
          </w:rPrChange>
        </w:rPr>
        <w:t>M</w:t>
      </w:r>
      <w:r w:rsidR="00416DD0" w:rsidRPr="003A0327">
        <w:rPr>
          <w:b/>
          <w:color w:val="000000" w:themeColor="text1"/>
          <w:sz w:val="28"/>
          <w:szCs w:val="28"/>
          <w:rPrChange w:id="9" w:author="Nidhi Barhate" w:date="2025-10-18T16:36:00Z" w16du:dateUtc="2025-10-18T11:06:00Z">
            <w:rPr>
              <w:b/>
              <w:color w:val="FF0000"/>
              <w:sz w:val="28"/>
              <w:szCs w:val="28"/>
            </w:rPr>
          </w:rPrChange>
        </w:rPr>
        <w:t>s</w:t>
      </w:r>
      <w:r w:rsidR="00BE104A" w:rsidRPr="003A0327">
        <w:rPr>
          <w:b/>
          <w:color w:val="000000" w:themeColor="text1"/>
          <w:sz w:val="28"/>
          <w:szCs w:val="28"/>
          <w:rPrChange w:id="10" w:author="Nidhi Barhate" w:date="2025-10-18T16:36:00Z" w16du:dateUtc="2025-10-18T11:06:00Z">
            <w:rPr>
              <w:b/>
              <w:color w:val="FF0000"/>
              <w:sz w:val="28"/>
              <w:szCs w:val="28"/>
            </w:rPr>
          </w:rPrChange>
        </w:rPr>
        <w:t>.</w:t>
      </w:r>
      <w:r w:rsidR="00416DD0" w:rsidRPr="003A0327">
        <w:rPr>
          <w:b/>
          <w:bCs/>
          <w:color w:val="000000" w:themeColor="text1"/>
          <w:sz w:val="28"/>
          <w:szCs w:val="28"/>
          <w:rPrChange w:id="11" w:author="Nidhi Barhate" w:date="2025-10-18T16:36:00Z" w16du:dateUtc="2025-10-18T11:06:00Z">
            <w:rPr>
              <w:b/>
              <w:bCs/>
              <w:color w:val="FF0000"/>
              <w:sz w:val="28"/>
              <w:szCs w:val="28"/>
            </w:rPr>
          </w:rPrChange>
        </w:rPr>
        <w:t>Nidhi</w:t>
      </w:r>
      <w:proofErr w:type="spellEnd"/>
      <w:proofErr w:type="gramEnd"/>
      <w:r w:rsidR="00416DD0" w:rsidRPr="003A0327">
        <w:rPr>
          <w:b/>
          <w:bCs/>
          <w:color w:val="000000" w:themeColor="text1"/>
          <w:sz w:val="28"/>
          <w:szCs w:val="28"/>
          <w:rPrChange w:id="12" w:author="Nidhi Barhate" w:date="2025-10-18T16:36:00Z" w16du:dateUtc="2025-10-18T11:06:00Z">
            <w:rPr>
              <w:b/>
              <w:bCs/>
              <w:color w:val="FF0000"/>
              <w:sz w:val="28"/>
              <w:szCs w:val="28"/>
            </w:rPr>
          </w:rPrChange>
        </w:rPr>
        <w:t xml:space="preserve"> Virendra Barhate</w:t>
      </w:r>
      <w:r w:rsidR="00416DD0" w:rsidRPr="003A0327">
        <w:rPr>
          <w:b/>
          <w:color w:val="000000" w:themeColor="text1"/>
          <w:sz w:val="28"/>
          <w:szCs w:val="28"/>
          <w:rPrChange w:id="13" w:author="Nidhi Barhate" w:date="2025-10-18T16:36:00Z" w16du:dateUtc="2025-10-18T11:06:00Z">
            <w:rPr>
              <w:b/>
              <w:color w:val="FF0000"/>
              <w:sz w:val="28"/>
              <w:szCs w:val="28"/>
            </w:rPr>
          </w:rPrChange>
        </w:rPr>
        <w:t xml:space="preserve"> </w:t>
      </w:r>
      <w:r w:rsidR="00BE104A" w:rsidRPr="003A0327">
        <w:rPr>
          <w:b/>
          <w:color w:val="000000" w:themeColor="text1"/>
          <w:sz w:val="28"/>
          <w:szCs w:val="28"/>
          <w:rPrChange w:id="14" w:author="Nidhi Barhate" w:date="2025-10-18T16:36:00Z" w16du:dateUtc="2025-10-18T11:06:00Z">
            <w:rPr>
              <w:b/>
              <w:color w:val="FF0000"/>
              <w:sz w:val="28"/>
              <w:szCs w:val="28"/>
            </w:rPr>
          </w:rPrChange>
        </w:rPr>
        <w:t xml:space="preserve">&amp; </w:t>
      </w:r>
      <w:proofErr w:type="spellStart"/>
      <w:proofErr w:type="gramStart"/>
      <w:r w:rsidR="00BE104A" w:rsidRPr="003A0327">
        <w:rPr>
          <w:b/>
          <w:color w:val="000000" w:themeColor="text1"/>
          <w:sz w:val="28"/>
          <w:szCs w:val="28"/>
          <w:rPrChange w:id="15" w:author="Nidhi Barhate" w:date="2025-10-18T16:36:00Z" w16du:dateUtc="2025-10-18T11:06:00Z">
            <w:rPr>
              <w:b/>
              <w:color w:val="FF0000"/>
              <w:sz w:val="28"/>
              <w:szCs w:val="28"/>
            </w:rPr>
          </w:rPrChange>
        </w:rPr>
        <w:t>M</w:t>
      </w:r>
      <w:r w:rsidR="00416DD0" w:rsidRPr="003A0327">
        <w:rPr>
          <w:b/>
          <w:color w:val="000000" w:themeColor="text1"/>
          <w:sz w:val="28"/>
          <w:szCs w:val="28"/>
          <w:rPrChange w:id="16" w:author="Nidhi Barhate" w:date="2025-10-18T16:36:00Z" w16du:dateUtc="2025-10-18T11:06:00Z">
            <w:rPr>
              <w:b/>
              <w:color w:val="FF0000"/>
              <w:sz w:val="28"/>
              <w:szCs w:val="28"/>
            </w:rPr>
          </w:rPrChange>
        </w:rPr>
        <w:t>s</w:t>
      </w:r>
      <w:r w:rsidR="00BE104A" w:rsidRPr="003A0327">
        <w:rPr>
          <w:b/>
          <w:color w:val="000000" w:themeColor="text1"/>
          <w:sz w:val="28"/>
          <w:szCs w:val="28"/>
          <w:rPrChange w:id="17" w:author="Nidhi Barhate" w:date="2025-10-18T16:36:00Z" w16du:dateUtc="2025-10-18T11:06:00Z">
            <w:rPr>
              <w:b/>
              <w:color w:val="FF0000"/>
              <w:sz w:val="28"/>
              <w:szCs w:val="28"/>
            </w:rPr>
          </w:rPrChange>
        </w:rPr>
        <w:t>.</w:t>
      </w:r>
      <w:r w:rsidR="00416DD0" w:rsidRPr="003A0327">
        <w:rPr>
          <w:b/>
          <w:bCs/>
          <w:color w:val="000000" w:themeColor="text1"/>
          <w:sz w:val="28"/>
          <w:szCs w:val="28"/>
          <w:rPrChange w:id="18" w:author="Nidhi Barhate" w:date="2025-10-18T16:36:00Z" w16du:dateUtc="2025-10-18T11:06:00Z">
            <w:rPr>
              <w:b/>
              <w:bCs/>
              <w:color w:val="FF0000"/>
              <w:sz w:val="28"/>
              <w:szCs w:val="28"/>
            </w:rPr>
          </w:rPrChange>
        </w:rPr>
        <w:t>Geeta</w:t>
      </w:r>
      <w:proofErr w:type="spellEnd"/>
      <w:proofErr w:type="gramEnd"/>
      <w:r w:rsidR="00416DD0" w:rsidRPr="003A0327">
        <w:rPr>
          <w:b/>
          <w:bCs/>
          <w:color w:val="000000" w:themeColor="text1"/>
          <w:sz w:val="28"/>
          <w:szCs w:val="28"/>
          <w:rPrChange w:id="19" w:author="Nidhi Barhate" w:date="2025-10-18T16:36:00Z" w16du:dateUtc="2025-10-18T11:06:00Z">
            <w:rPr>
              <w:b/>
              <w:bCs/>
              <w:color w:val="FF0000"/>
              <w:sz w:val="28"/>
              <w:szCs w:val="28"/>
            </w:rPr>
          </w:rPrChange>
        </w:rPr>
        <w:t xml:space="preserve"> Chandrakant Lohar</w:t>
      </w:r>
      <w:r w:rsidRPr="00EF2F13">
        <w:rPr>
          <w:b/>
          <w:color w:val="FF0000"/>
          <w:sz w:val="28"/>
          <w:szCs w:val="28"/>
        </w:rPr>
        <w:t xml:space="preserve"> </w:t>
      </w:r>
      <w:proofErr w:type="spellStart"/>
      <w:proofErr w:type="gramStart"/>
      <w:r w:rsidRPr="00705C0B">
        <w:rPr>
          <w:sz w:val="28"/>
          <w:szCs w:val="28"/>
        </w:rPr>
        <w:t>student</w:t>
      </w:r>
      <w:r w:rsidR="00BE104A">
        <w:rPr>
          <w:sz w:val="28"/>
          <w:szCs w:val="28"/>
        </w:rPr>
        <w:t>’s</w:t>
      </w:r>
      <w:proofErr w:type="spellEnd"/>
      <w:proofErr w:type="gramEnd"/>
      <w:r w:rsidRPr="00705C0B">
        <w:rPr>
          <w:sz w:val="28"/>
          <w:szCs w:val="28"/>
        </w:rPr>
        <w:t xml:space="preserve"> of</w:t>
      </w:r>
      <w:r>
        <w:rPr>
          <w:sz w:val="28"/>
          <w:szCs w:val="28"/>
        </w:rPr>
        <w:t xml:space="preserve"> </w:t>
      </w:r>
      <w:r w:rsidR="00EF2F13">
        <w:rPr>
          <w:sz w:val="28"/>
          <w:szCs w:val="28"/>
        </w:rPr>
        <w:t>M</w:t>
      </w:r>
      <w:r w:rsidRPr="00705C0B">
        <w:rPr>
          <w:sz w:val="28"/>
          <w:szCs w:val="28"/>
        </w:rPr>
        <w:t>CA</w:t>
      </w:r>
      <w:r w:rsidR="00EF2F13">
        <w:rPr>
          <w:sz w:val="28"/>
          <w:szCs w:val="28"/>
        </w:rPr>
        <w:t>(Integrated)</w:t>
      </w:r>
      <w:r w:rsidRPr="00705C0B">
        <w:rPr>
          <w:sz w:val="28"/>
          <w:szCs w:val="28"/>
        </w:rPr>
        <w:t xml:space="preserve"> from </w:t>
      </w:r>
      <w:r w:rsidRPr="00BE104A">
        <w:rPr>
          <w:b/>
          <w:sz w:val="28"/>
          <w:szCs w:val="28"/>
        </w:rPr>
        <w:t>KCES’S Insti</w:t>
      </w:r>
      <w:r w:rsidR="00BE104A" w:rsidRPr="00BE104A">
        <w:rPr>
          <w:b/>
          <w:sz w:val="28"/>
          <w:szCs w:val="28"/>
        </w:rPr>
        <w:t xml:space="preserve">tute of Management and </w:t>
      </w:r>
      <w:proofErr w:type="spellStart"/>
      <w:proofErr w:type="gramStart"/>
      <w:r w:rsidR="00BE104A" w:rsidRPr="00BE104A">
        <w:rPr>
          <w:b/>
          <w:sz w:val="28"/>
          <w:szCs w:val="28"/>
        </w:rPr>
        <w:t>Research,</w:t>
      </w:r>
      <w:r w:rsidRPr="00BE104A">
        <w:rPr>
          <w:b/>
          <w:sz w:val="28"/>
          <w:szCs w:val="28"/>
        </w:rPr>
        <w:t>Jalgaon</w:t>
      </w:r>
      <w:proofErr w:type="spellEnd"/>
      <w:proofErr w:type="gramEnd"/>
      <w:r w:rsidRPr="00705C0B">
        <w:rPr>
          <w:sz w:val="28"/>
          <w:szCs w:val="28"/>
        </w:rPr>
        <w:t xml:space="preserve"> has completed the </w:t>
      </w:r>
      <w:r w:rsidRPr="00B330D8">
        <w:rPr>
          <w:sz w:val="28"/>
          <w:szCs w:val="28"/>
        </w:rPr>
        <w:t>Filed work</w:t>
      </w:r>
      <w:r>
        <w:rPr>
          <w:sz w:val="28"/>
          <w:szCs w:val="28"/>
        </w:rPr>
        <w:t xml:space="preserve"> e</w:t>
      </w:r>
      <w:r w:rsidRPr="00705C0B">
        <w:rPr>
          <w:sz w:val="28"/>
          <w:szCs w:val="28"/>
        </w:rPr>
        <w:t>ntitled</w:t>
      </w:r>
      <w:r w:rsidR="00BE104A">
        <w:rPr>
          <w:sz w:val="28"/>
          <w:szCs w:val="28"/>
        </w:rPr>
        <w:t xml:space="preserve"> </w:t>
      </w:r>
      <w:proofErr w:type="spellStart"/>
      <w:r w:rsidR="00416DD0" w:rsidRPr="003A0327">
        <w:rPr>
          <w:b/>
          <w:color w:val="000000" w:themeColor="text1"/>
          <w:sz w:val="28"/>
          <w:szCs w:val="28"/>
          <w:rPrChange w:id="20" w:author="Nidhi Barhate" w:date="2025-10-18T16:36:00Z" w16du:dateUtc="2025-10-18T11:06:00Z">
            <w:rPr>
              <w:b/>
              <w:color w:val="FF0000"/>
              <w:sz w:val="28"/>
              <w:szCs w:val="28"/>
            </w:rPr>
          </w:rPrChange>
        </w:rPr>
        <w:t>Fampay</w:t>
      </w:r>
      <w:proofErr w:type="spellEnd"/>
      <w:r w:rsidR="00416DD0" w:rsidRPr="003A0327">
        <w:rPr>
          <w:b/>
          <w:color w:val="000000" w:themeColor="text1"/>
          <w:sz w:val="28"/>
          <w:szCs w:val="28"/>
          <w:rPrChange w:id="21" w:author="Nidhi Barhate" w:date="2025-10-18T16:36:00Z" w16du:dateUtc="2025-10-18T11:06:00Z">
            <w:rPr>
              <w:b/>
              <w:color w:val="FF0000"/>
              <w:sz w:val="28"/>
              <w:szCs w:val="28"/>
            </w:rPr>
          </w:rPrChange>
        </w:rPr>
        <w:t xml:space="preserve"> (Online Payment App)</w:t>
      </w:r>
      <w:r w:rsidR="00BE104A" w:rsidRPr="00EF2F13">
        <w:rPr>
          <w:color w:val="FF0000"/>
          <w:sz w:val="28"/>
          <w:szCs w:val="28"/>
        </w:rPr>
        <w:t xml:space="preserve"> </w:t>
      </w:r>
      <w:r w:rsidR="00BE104A">
        <w:rPr>
          <w:sz w:val="28"/>
          <w:szCs w:val="28"/>
        </w:rPr>
        <w:t xml:space="preserve">both </w:t>
      </w:r>
      <w:r w:rsidRPr="00705C0B">
        <w:rPr>
          <w:sz w:val="28"/>
          <w:szCs w:val="28"/>
        </w:rPr>
        <w:t xml:space="preserve">has submitted satisfactory </w:t>
      </w:r>
      <w:r>
        <w:rPr>
          <w:sz w:val="28"/>
          <w:szCs w:val="28"/>
        </w:rPr>
        <w:t xml:space="preserve">field </w:t>
      </w:r>
      <w:r w:rsidRPr="00705C0B">
        <w:rPr>
          <w:sz w:val="28"/>
          <w:szCs w:val="28"/>
        </w:rPr>
        <w:t>report in partial fulfillment of the</w:t>
      </w:r>
      <w:r>
        <w:rPr>
          <w:sz w:val="28"/>
          <w:szCs w:val="28"/>
        </w:rPr>
        <w:t xml:space="preserve"> </w:t>
      </w:r>
      <w:r w:rsidRPr="00705C0B">
        <w:rPr>
          <w:sz w:val="28"/>
          <w:szCs w:val="28"/>
        </w:rPr>
        <w:t xml:space="preserve">requirement for the degree of </w:t>
      </w:r>
      <w:r w:rsidR="00EF2F13">
        <w:rPr>
          <w:sz w:val="28"/>
          <w:szCs w:val="28"/>
        </w:rPr>
        <w:t>M</w:t>
      </w:r>
      <w:r w:rsidRPr="00705C0B">
        <w:rPr>
          <w:sz w:val="28"/>
          <w:szCs w:val="28"/>
        </w:rPr>
        <w:t>CA</w:t>
      </w:r>
      <w:r w:rsidR="00EF2F13">
        <w:rPr>
          <w:sz w:val="28"/>
          <w:szCs w:val="28"/>
        </w:rPr>
        <w:t>(Integrated)</w:t>
      </w:r>
      <w:r w:rsidRPr="00705C0B">
        <w:rPr>
          <w:sz w:val="28"/>
          <w:szCs w:val="28"/>
        </w:rPr>
        <w:t xml:space="preserve"> during academic year</w:t>
      </w:r>
      <w:r>
        <w:rPr>
          <w:sz w:val="28"/>
          <w:szCs w:val="28"/>
        </w:rPr>
        <w:t xml:space="preserve"> </w:t>
      </w:r>
      <w:r w:rsidR="00EF2F13">
        <w:rPr>
          <w:b/>
          <w:sz w:val="28"/>
          <w:szCs w:val="28"/>
        </w:rPr>
        <w:t>2025-2026</w:t>
      </w:r>
      <w:r w:rsidRPr="00BE104A">
        <w:rPr>
          <w:b/>
          <w:sz w:val="28"/>
          <w:szCs w:val="28"/>
        </w:rPr>
        <w:t>.</w:t>
      </w:r>
    </w:p>
    <w:p w14:paraId="72F78CEA" w14:textId="77777777" w:rsidR="00DB5219" w:rsidRDefault="00DB5219" w:rsidP="00D06944">
      <w:pPr>
        <w:pStyle w:val="TableParagraph"/>
        <w:spacing w:before="0" w:line="360" w:lineRule="auto"/>
        <w:ind w:right="187"/>
        <w:jc w:val="both"/>
        <w:rPr>
          <w:sz w:val="28"/>
          <w:szCs w:val="28"/>
        </w:rPr>
      </w:pPr>
    </w:p>
    <w:p w14:paraId="1DE5D649" w14:textId="77777777" w:rsidR="00DB5219" w:rsidRDefault="00DB5219" w:rsidP="00D06944">
      <w:pPr>
        <w:pStyle w:val="TableParagraph"/>
        <w:spacing w:before="0" w:line="360" w:lineRule="auto"/>
        <w:ind w:left="0" w:right="187"/>
        <w:jc w:val="both"/>
        <w:rPr>
          <w:sz w:val="28"/>
          <w:szCs w:val="28"/>
        </w:rPr>
      </w:pPr>
      <w:r w:rsidRPr="00B330D8">
        <w:rPr>
          <w:sz w:val="28"/>
          <w:szCs w:val="28"/>
        </w:rPr>
        <w:t>It is the original work and sincerely completed the field work. I am fully satisfied</w:t>
      </w:r>
    </w:p>
    <w:p w14:paraId="155A69F1" w14:textId="77777777" w:rsidR="00DB5219" w:rsidRDefault="00DB5219" w:rsidP="00DB5219">
      <w:pPr>
        <w:pStyle w:val="TableParagraph"/>
        <w:spacing w:before="0" w:line="360" w:lineRule="auto"/>
        <w:ind w:left="0" w:right="187"/>
        <w:jc w:val="both"/>
        <w:rPr>
          <w:sz w:val="28"/>
          <w:szCs w:val="28"/>
        </w:rPr>
      </w:pPr>
      <w:r>
        <w:rPr>
          <w:sz w:val="28"/>
          <w:szCs w:val="28"/>
        </w:rPr>
        <w:t xml:space="preserve"> </w:t>
      </w:r>
      <w:r w:rsidR="00BE104A">
        <w:rPr>
          <w:sz w:val="28"/>
          <w:szCs w:val="28"/>
        </w:rPr>
        <w:t xml:space="preserve">with his/there </w:t>
      </w:r>
      <w:r w:rsidRPr="00B330D8">
        <w:rPr>
          <w:sz w:val="28"/>
          <w:szCs w:val="28"/>
        </w:rPr>
        <w:t>performance.</w:t>
      </w:r>
    </w:p>
    <w:p w14:paraId="489EF79A" w14:textId="77777777" w:rsidR="0083766F" w:rsidRDefault="0083766F" w:rsidP="0083766F">
      <w:pPr>
        <w:pStyle w:val="TableParagraph"/>
        <w:spacing w:before="0" w:line="360" w:lineRule="auto"/>
        <w:ind w:left="0" w:right="187"/>
        <w:jc w:val="both"/>
        <w:rPr>
          <w:sz w:val="28"/>
          <w:szCs w:val="28"/>
        </w:rPr>
      </w:pPr>
      <w:r>
        <w:rPr>
          <w:sz w:val="28"/>
          <w:szCs w:val="28"/>
        </w:rPr>
        <w:tab/>
      </w:r>
    </w:p>
    <w:p w14:paraId="158D9980" w14:textId="671C5E77" w:rsidR="0083766F" w:rsidRDefault="00416DD0" w:rsidP="0083766F">
      <w:pPr>
        <w:pStyle w:val="TableParagraph"/>
        <w:spacing w:before="0"/>
        <w:ind w:left="0" w:right="187"/>
        <w:jc w:val="both"/>
        <w:rPr>
          <w:sz w:val="28"/>
          <w:szCs w:val="28"/>
        </w:rPr>
      </w:pPr>
      <w:r>
        <w:rPr>
          <w:sz w:val="28"/>
          <w:szCs w:val="28"/>
        </w:rPr>
        <w:t xml:space="preserve">     </w:t>
      </w:r>
      <w:proofErr w:type="spellStart"/>
      <w:proofErr w:type="gramStart"/>
      <w:r>
        <w:rPr>
          <w:sz w:val="28"/>
          <w:szCs w:val="28"/>
        </w:rPr>
        <w:t>Mr.Prakash</w:t>
      </w:r>
      <w:proofErr w:type="spellEnd"/>
      <w:proofErr w:type="gramEnd"/>
      <w:r>
        <w:rPr>
          <w:sz w:val="28"/>
          <w:szCs w:val="28"/>
        </w:rPr>
        <w:t xml:space="preserve"> Bari</w:t>
      </w:r>
      <w:r w:rsidR="005C3891">
        <w:rPr>
          <w:sz w:val="28"/>
          <w:szCs w:val="28"/>
        </w:rPr>
        <w:tab/>
      </w:r>
      <w:r w:rsidR="005C3891">
        <w:rPr>
          <w:sz w:val="28"/>
          <w:szCs w:val="28"/>
        </w:rPr>
        <w:tab/>
      </w:r>
      <w:r w:rsidR="005C3891">
        <w:rPr>
          <w:sz w:val="28"/>
          <w:szCs w:val="28"/>
        </w:rPr>
        <w:tab/>
      </w:r>
      <w:r w:rsidR="005C3891">
        <w:rPr>
          <w:sz w:val="28"/>
          <w:szCs w:val="28"/>
        </w:rPr>
        <w:tab/>
      </w:r>
      <w:r w:rsidR="00EF2F13">
        <w:rPr>
          <w:sz w:val="28"/>
          <w:szCs w:val="28"/>
        </w:rPr>
        <w:t xml:space="preserve">           </w:t>
      </w:r>
      <w:r>
        <w:rPr>
          <w:sz w:val="28"/>
          <w:szCs w:val="28"/>
        </w:rPr>
        <w:t xml:space="preserve">        </w:t>
      </w:r>
      <w:proofErr w:type="spellStart"/>
      <w:proofErr w:type="gramStart"/>
      <w:r>
        <w:rPr>
          <w:sz w:val="28"/>
          <w:szCs w:val="28"/>
        </w:rPr>
        <w:t>Mr.Prakash</w:t>
      </w:r>
      <w:proofErr w:type="spellEnd"/>
      <w:proofErr w:type="gramEnd"/>
      <w:r>
        <w:rPr>
          <w:sz w:val="28"/>
          <w:szCs w:val="28"/>
        </w:rPr>
        <w:t xml:space="preserve"> Bari</w:t>
      </w:r>
    </w:p>
    <w:p w14:paraId="74469312" w14:textId="77777777" w:rsidR="0083766F" w:rsidRDefault="0083766F" w:rsidP="0083766F">
      <w:pPr>
        <w:pStyle w:val="TableParagraph"/>
        <w:tabs>
          <w:tab w:val="left" w:pos="7260"/>
        </w:tabs>
        <w:spacing w:before="0"/>
        <w:ind w:left="0" w:right="187"/>
        <w:jc w:val="both"/>
        <w:rPr>
          <w:sz w:val="28"/>
          <w:szCs w:val="28"/>
        </w:rPr>
      </w:pPr>
    </w:p>
    <w:p w14:paraId="528515FF" w14:textId="77777777" w:rsidR="00DB5219" w:rsidRPr="001E794D" w:rsidRDefault="0083766F" w:rsidP="0083766F">
      <w:pPr>
        <w:pStyle w:val="TableParagraph"/>
        <w:spacing w:before="0"/>
        <w:ind w:left="0" w:right="187"/>
        <w:jc w:val="both"/>
        <w:rPr>
          <w:b/>
          <w:sz w:val="28"/>
          <w:szCs w:val="28"/>
        </w:rPr>
      </w:pPr>
      <w:r>
        <w:rPr>
          <w:b/>
          <w:sz w:val="28"/>
          <w:szCs w:val="28"/>
        </w:rPr>
        <w:t xml:space="preserve">     </w:t>
      </w:r>
      <w:r w:rsidR="00DB5219">
        <w:rPr>
          <w:b/>
          <w:sz w:val="28"/>
          <w:szCs w:val="28"/>
        </w:rPr>
        <w:t>Internal</w:t>
      </w:r>
      <w:r>
        <w:rPr>
          <w:b/>
          <w:sz w:val="28"/>
          <w:szCs w:val="28"/>
        </w:rPr>
        <w:t xml:space="preserve"> Guide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DB5219" w:rsidRPr="001E794D">
        <w:rPr>
          <w:b/>
          <w:sz w:val="28"/>
          <w:szCs w:val="28"/>
        </w:rPr>
        <w:t>Coordinator</w:t>
      </w:r>
    </w:p>
    <w:p w14:paraId="56A9A63C" w14:textId="77777777" w:rsidR="00DB5219" w:rsidRPr="001E794D" w:rsidRDefault="00DB5219" w:rsidP="0083766F">
      <w:pPr>
        <w:pStyle w:val="TableParagraph"/>
        <w:spacing w:before="0"/>
        <w:ind w:left="0" w:right="187"/>
        <w:jc w:val="both"/>
        <w:rPr>
          <w:b/>
          <w:sz w:val="28"/>
          <w:szCs w:val="28"/>
        </w:rPr>
      </w:pPr>
    </w:p>
    <w:p w14:paraId="455B3A64" w14:textId="77777777" w:rsidR="00DB5219" w:rsidRPr="001E794D" w:rsidRDefault="00DB5219" w:rsidP="00DB5219">
      <w:pPr>
        <w:pStyle w:val="TableParagraph"/>
        <w:spacing w:before="0" w:line="360" w:lineRule="auto"/>
        <w:ind w:left="0" w:right="187"/>
        <w:jc w:val="both"/>
        <w:rPr>
          <w:b/>
          <w:sz w:val="28"/>
          <w:szCs w:val="28"/>
        </w:rPr>
      </w:pPr>
    </w:p>
    <w:p w14:paraId="57DBEC10" w14:textId="6EE4E1C4" w:rsidR="00DB5219" w:rsidRPr="00965958" w:rsidRDefault="00965958" w:rsidP="00DB5219">
      <w:pPr>
        <w:pStyle w:val="TableParagraph"/>
        <w:spacing w:before="0" w:line="360" w:lineRule="auto"/>
        <w:ind w:left="0" w:right="187"/>
        <w:jc w:val="both"/>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EF2F13">
        <w:rPr>
          <w:b/>
          <w:sz w:val="28"/>
          <w:szCs w:val="28"/>
        </w:rPr>
        <w:t xml:space="preserve">     </w:t>
      </w:r>
      <w:proofErr w:type="spellStart"/>
      <w:proofErr w:type="gramStart"/>
      <w:r w:rsidR="00416DD0">
        <w:rPr>
          <w:sz w:val="28"/>
          <w:szCs w:val="28"/>
        </w:rPr>
        <w:t>Dr.Mrs.Deepali</w:t>
      </w:r>
      <w:proofErr w:type="spellEnd"/>
      <w:proofErr w:type="gramEnd"/>
      <w:r w:rsidR="00416DD0">
        <w:rPr>
          <w:sz w:val="28"/>
          <w:szCs w:val="28"/>
        </w:rPr>
        <w:t xml:space="preserve"> Kirange</w:t>
      </w:r>
    </w:p>
    <w:p w14:paraId="2AFC0492" w14:textId="77777777" w:rsidR="00DB5219" w:rsidRDefault="00DB5219" w:rsidP="00DB5219">
      <w:pPr>
        <w:pStyle w:val="TableParagraph"/>
        <w:spacing w:before="0" w:line="360" w:lineRule="auto"/>
        <w:ind w:left="0" w:right="187"/>
        <w:jc w:val="both"/>
        <w:rPr>
          <w:b/>
          <w:sz w:val="28"/>
          <w:szCs w:val="28"/>
        </w:rPr>
      </w:pPr>
      <w:r w:rsidRPr="001E794D">
        <w:rPr>
          <w:b/>
          <w:sz w:val="28"/>
          <w:szCs w:val="28"/>
        </w:rPr>
        <w:t>External Examiner I / Examiner II</w:t>
      </w:r>
      <w:r w:rsidRPr="001E794D">
        <w:rPr>
          <w:b/>
          <w:sz w:val="28"/>
          <w:szCs w:val="28"/>
        </w:rPr>
        <w:tab/>
      </w:r>
      <w:r w:rsidRPr="001E794D">
        <w:rPr>
          <w:b/>
          <w:sz w:val="28"/>
          <w:szCs w:val="28"/>
        </w:rPr>
        <w:tab/>
      </w:r>
      <w:r w:rsidRPr="001E794D">
        <w:rPr>
          <w:b/>
          <w:sz w:val="28"/>
          <w:szCs w:val="28"/>
        </w:rPr>
        <w:tab/>
      </w:r>
      <w:r w:rsidRPr="001E794D">
        <w:rPr>
          <w:b/>
          <w:sz w:val="28"/>
          <w:szCs w:val="28"/>
        </w:rPr>
        <w:tab/>
      </w:r>
      <w:r>
        <w:rPr>
          <w:b/>
          <w:sz w:val="28"/>
          <w:szCs w:val="28"/>
        </w:rPr>
        <w:t xml:space="preserve">    </w:t>
      </w:r>
      <w:r w:rsidRPr="001E794D">
        <w:rPr>
          <w:b/>
          <w:sz w:val="28"/>
          <w:szCs w:val="28"/>
        </w:rPr>
        <w:t>HOD</w:t>
      </w:r>
    </w:p>
    <w:p w14:paraId="214817F4" w14:textId="77777777" w:rsidR="0083766F" w:rsidRDefault="0083766F" w:rsidP="00DB5219">
      <w:pPr>
        <w:pStyle w:val="TableParagraph"/>
        <w:spacing w:before="0" w:line="360" w:lineRule="auto"/>
        <w:ind w:left="0" w:right="187"/>
        <w:jc w:val="both"/>
        <w:rPr>
          <w:b/>
          <w:sz w:val="28"/>
          <w:szCs w:val="28"/>
        </w:rPr>
      </w:pPr>
    </w:p>
    <w:p w14:paraId="65CBA6FB" w14:textId="77777777" w:rsidR="0083766F" w:rsidRDefault="0083766F" w:rsidP="00DB5219">
      <w:pPr>
        <w:pStyle w:val="TableParagraph"/>
        <w:spacing w:before="0" w:line="360" w:lineRule="auto"/>
        <w:ind w:left="0" w:right="187"/>
        <w:jc w:val="both"/>
        <w:rPr>
          <w:b/>
          <w:sz w:val="28"/>
          <w:szCs w:val="28"/>
        </w:rPr>
      </w:pPr>
    </w:p>
    <w:p w14:paraId="50D1E5FE" w14:textId="77777777" w:rsidR="0083766F" w:rsidRDefault="0083766F" w:rsidP="00DB5219">
      <w:pPr>
        <w:pStyle w:val="TableParagraph"/>
        <w:spacing w:before="0" w:line="360" w:lineRule="auto"/>
        <w:ind w:left="0" w:right="187"/>
        <w:jc w:val="both"/>
        <w:rPr>
          <w:b/>
          <w:sz w:val="28"/>
          <w:szCs w:val="28"/>
        </w:rPr>
      </w:pPr>
    </w:p>
    <w:p w14:paraId="1F710FF3" w14:textId="77777777" w:rsidR="00DB5219" w:rsidRDefault="00DB5219" w:rsidP="00DB5219">
      <w:pPr>
        <w:pStyle w:val="TableParagraph"/>
        <w:spacing w:before="0" w:line="360" w:lineRule="auto"/>
        <w:ind w:left="0" w:right="187"/>
        <w:jc w:val="both"/>
        <w:rPr>
          <w:b/>
          <w:sz w:val="28"/>
          <w:szCs w:val="28"/>
        </w:rPr>
      </w:pPr>
    </w:p>
    <w:p w14:paraId="4F7DAC7A" w14:textId="77777777" w:rsidR="00DB5219" w:rsidRPr="001E794D" w:rsidRDefault="00DB5219" w:rsidP="00DB5219">
      <w:pPr>
        <w:pStyle w:val="TableParagraph"/>
        <w:spacing w:before="0" w:line="360" w:lineRule="auto"/>
        <w:ind w:left="0" w:right="187"/>
        <w:jc w:val="both"/>
        <w:rPr>
          <w:b/>
          <w:sz w:val="28"/>
          <w:szCs w:val="28"/>
        </w:rPr>
      </w:pPr>
      <w:r w:rsidRPr="00BE104A">
        <w:rPr>
          <w:b/>
          <w:noProof/>
        </w:rPr>
        <w:drawing>
          <wp:inline distT="0" distB="0" distL="0" distR="0" wp14:anchorId="1CDB14FF" wp14:editId="1BC13891">
            <wp:extent cx="5439734" cy="399415"/>
            <wp:effectExtent l="0" t="0" r="8890" b="635"/>
            <wp:docPr id="14" name="Picture 14"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730" t="90713" r="5528" b="4341"/>
                    <a:stretch/>
                  </pic:blipFill>
                  <pic:spPr bwMode="auto">
                    <a:xfrm>
                      <a:off x="0" y="0"/>
                      <a:ext cx="5452713" cy="400368"/>
                    </a:xfrm>
                    <a:prstGeom prst="rect">
                      <a:avLst/>
                    </a:prstGeom>
                    <a:noFill/>
                    <a:ln>
                      <a:noFill/>
                    </a:ln>
                    <a:extLst>
                      <a:ext uri="{53640926-AAD7-44D8-BBD7-CCE9431645EC}">
                        <a14:shadowObscured xmlns:a14="http://schemas.microsoft.com/office/drawing/2010/main"/>
                      </a:ext>
                    </a:extLst>
                  </pic:spPr>
                </pic:pic>
              </a:graphicData>
            </a:graphic>
          </wp:inline>
        </w:drawing>
      </w:r>
    </w:p>
    <w:p w14:paraId="234E9DF0" w14:textId="77777777" w:rsidR="002E6693" w:rsidRPr="00E2197F" w:rsidRDefault="00F70D20" w:rsidP="00E2197F">
      <w:pPr>
        <w:spacing w:line="259" w:lineRule="auto"/>
        <w:ind w:left="1440" w:firstLine="720"/>
        <w:rPr>
          <w:rFonts w:ascii="Calibri" w:hAnsi="Calibri" w:cs="Calibri"/>
          <w:b/>
          <w:bCs/>
          <w:color w:val="000000"/>
          <w:sz w:val="28"/>
          <w:szCs w:val="28"/>
        </w:rPr>
      </w:pPr>
      <w:r>
        <w:rPr>
          <w:b/>
          <w:bCs/>
          <w:color w:val="000000"/>
          <w:sz w:val="28"/>
          <w:szCs w:val="28"/>
        </w:rPr>
        <w:br w:type="page"/>
      </w:r>
      <w:r w:rsidR="002E6693" w:rsidRPr="00630AFB">
        <w:rPr>
          <w:rFonts w:ascii="Times New Roman" w:hAnsi="Times New Roman" w:cs="Times New Roman"/>
          <w:b/>
          <w:bCs/>
          <w:color w:val="000000"/>
          <w:sz w:val="36"/>
          <w:szCs w:val="36"/>
        </w:rPr>
        <w:lastRenderedPageBreak/>
        <w:t>ACKNOWLEDGEMENT </w:t>
      </w:r>
    </w:p>
    <w:p w14:paraId="1A0DBCF5" w14:textId="2396E950" w:rsidR="002E6693" w:rsidRPr="00630AFB" w:rsidRDefault="002E6693" w:rsidP="00404724">
      <w:pPr>
        <w:pStyle w:val="NormalWeb"/>
        <w:spacing w:before="785" w:beforeAutospacing="0" w:after="0" w:afterAutospacing="0"/>
        <w:ind w:left="407" w:right="656" w:hanging="10"/>
        <w:jc w:val="both"/>
        <w:rPr>
          <w:color w:val="000000"/>
          <w:sz w:val="28"/>
          <w:szCs w:val="28"/>
        </w:rPr>
      </w:pPr>
      <w:r w:rsidRPr="00630AFB">
        <w:rPr>
          <w:b/>
          <w:bCs/>
          <w:color w:val="000000"/>
          <w:sz w:val="36"/>
          <w:szCs w:val="36"/>
        </w:rPr>
        <w:t> </w:t>
      </w:r>
      <w:r w:rsidRPr="00630AFB">
        <w:rPr>
          <w:color w:val="000000"/>
          <w:sz w:val="28"/>
          <w:szCs w:val="28"/>
        </w:rPr>
        <w:t xml:space="preserve">We have great pleasure in submitting this Field Work on </w:t>
      </w:r>
      <w:r w:rsidR="00404724">
        <w:rPr>
          <w:b/>
          <w:bCs/>
          <w:color w:val="000000"/>
          <w:sz w:val="28"/>
          <w:szCs w:val="28"/>
        </w:rPr>
        <w:t>“</w:t>
      </w:r>
      <w:proofErr w:type="spellStart"/>
      <w:r w:rsidR="00416DD0" w:rsidRPr="003A0327">
        <w:rPr>
          <w:b/>
          <w:bCs/>
          <w:color w:val="000000" w:themeColor="text1"/>
          <w:sz w:val="28"/>
          <w:szCs w:val="28"/>
          <w:rPrChange w:id="22" w:author="Nidhi Barhate" w:date="2025-10-18T16:36:00Z" w16du:dateUtc="2025-10-18T11:06:00Z">
            <w:rPr>
              <w:b/>
              <w:bCs/>
              <w:color w:val="FF0000"/>
              <w:sz w:val="28"/>
              <w:szCs w:val="28"/>
            </w:rPr>
          </w:rPrChange>
        </w:rPr>
        <w:t>Fampay</w:t>
      </w:r>
      <w:proofErr w:type="spellEnd"/>
      <w:r w:rsidR="00416DD0" w:rsidRPr="003A0327">
        <w:rPr>
          <w:b/>
          <w:bCs/>
          <w:color w:val="000000" w:themeColor="text1"/>
          <w:sz w:val="28"/>
          <w:szCs w:val="28"/>
          <w:rPrChange w:id="23" w:author="Nidhi Barhate" w:date="2025-10-18T16:36:00Z" w16du:dateUtc="2025-10-18T11:06:00Z">
            <w:rPr>
              <w:b/>
              <w:bCs/>
              <w:color w:val="FF0000"/>
              <w:sz w:val="28"/>
              <w:szCs w:val="28"/>
            </w:rPr>
          </w:rPrChange>
        </w:rPr>
        <w:t xml:space="preserve"> (Online Payment App)</w:t>
      </w:r>
      <w:r w:rsidRPr="00630AFB">
        <w:rPr>
          <w:b/>
          <w:bCs/>
          <w:color w:val="000000"/>
          <w:sz w:val="28"/>
          <w:szCs w:val="28"/>
        </w:rPr>
        <w:t xml:space="preserve">” </w:t>
      </w:r>
      <w:r w:rsidRPr="00630AFB">
        <w:rPr>
          <w:color w:val="000000"/>
          <w:sz w:val="28"/>
          <w:szCs w:val="28"/>
        </w:rPr>
        <w:t xml:space="preserve">to </w:t>
      </w:r>
      <w:proofErr w:type="spellStart"/>
      <w:r w:rsidRPr="00630AFB">
        <w:rPr>
          <w:b/>
          <w:bCs/>
          <w:color w:val="000000"/>
          <w:sz w:val="28"/>
          <w:szCs w:val="28"/>
        </w:rPr>
        <w:t>Kavayitri</w:t>
      </w:r>
      <w:proofErr w:type="spellEnd"/>
      <w:r w:rsidRPr="00630AFB">
        <w:rPr>
          <w:b/>
          <w:bCs/>
          <w:color w:val="000000"/>
          <w:sz w:val="28"/>
          <w:szCs w:val="28"/>
        </w:rPr>
        <w:t xml:space="preserve"> </w:t>
      </w:r>
      <w:proofErr w:type="spellStart"/>
      <w:r w:rsidRPr="00630AFB">
        <w:rPr>
          <w:b/>
          <w:bCs/>
          <w:color w:val="000000"/>
          <w:sz w:val="28"/>
          <w:szCs w:val="28"/>
        </w:rPr>
        <w:t>Bahinabai</w:t>
      </w:r>
      <w:proofErr w:type="spellEnd"/>
      <w:r w:rsidRPr="00630AFB">
        <w:rPr>
          <w:b/>
          <w:bCs/>
          <w:color w:val="000000"/>
          <w:sz w:val="28"/>
          <w:szCs w:val="28"/>
        </w:rPr>
        <w:t xml:space="preserve"> </w:t>
      </w:r>
      <w:proofErr w:type="gramStart"/>
      <w:r w:rsidRPr="00630AFB">
        <w:rPr>
          <w:b/>
          <w:bCs/>
          <w:color w:val="000000"/>
          <w:sz w:val="28"/>
          <w:szCs w:val="28"/>
        </w:rPr>
        <w:t>Chaudhari  North</w:t>
      </w:r>
      <w:proofErr w:type="gramEnd"/>
      <w:r w:rsidRPr="00630AFB">
        <w:rPr>
          <w:b/>
          <w:bCs/>
          <w:color w:val="000000"/>
          <w:sz w:val="28"/>
          <w:szCs w:val="28"/>
        </w:rPr>
        <w:t xml:space="preserve"> Maharashtra University, Jalgaon. </w:t>
      </w:r>
    </w:p>
    <w:p w14:paraId="1C16C265" w14:textId="77777777" w:rsidR="002E6693" w:rsidRPr="00630AFB" w:rsidRDefault="002E6693" w:rsidP="002E6693">
      <w:pPr>
        <w:pStyle w:val="NormalWeb"/>
        <w:spacing w:before="413" w:beforeAutospacing="0" w:after="0" w:afterAutospacing="0"/>
        <w:ind w:left="407" w:right="656" w:hanging="13"/>
        <w:jc w:val="both"/>
      </w:pPr>
      <w:r w:rsidRPr="00630AFB">
        <w:rPr>
          <w:color w:val="000000"/>
          <w:sz w:val="28"/>
          <w:szCs w:val="28"/>
        </w:rPr>
        <w:t> It is humble brief that any Field Work can be carried out with success by a two person. Many other personalities helpings to accomplished this project and it is our duty to express our appreciation to them. </w:t>
      </w:r>
    </w:p>
    <w:p w14:paraId="302C69CB" w14:textId="68FA7FC1" w:rsidR="002E6693" w:rsidRPr="00630AFB" w:rsidRDefault="002E6693" w:rsidP="002E6693">
      <w:pPr>
        <w:pStyle w:val="NormalWeb"/>
        <w:spacing w:before="414" w:beforeAutospacing="0" w:after="0" w:afterAutospacing="0"/>
        <w:ind w:left="407" w:right="657" w:hanging="13"/>
      </w:pPr>
      <w:r w:rsidRPr="00630AFB">
        <w:rPr>
          <w:color w:val="000000"/>
          <w:sz w:val="28"/>
          <w:szCs w:val="28"/>
        </w:rPr>
        <w:t xml:space="preserve"> We are indebted to </w:t>
      </w:r>
      <w:proofErr w:type="spellStart"/>
      <w:proofErr w:type="gramStart"/>
      <w:r w:rsidR="00416DD0" w:rsidRPr="003A0327">
        <w:rPr>
          <w:b/>
          <w:bCs/>
          <w:color w:val="000000" w:themeColor="text1"/>
          <w:sz w:val="28"/>
          <w:szCs w:val="28"/>
          <w:rPrChange w:id="24" w:author="Nidhi Barhate" w:date="2025-10-18T16:36:00Z" w16du:dateUtc="2025-10-18T11:06:00Z">
            <w:rPr>
              <w:b/>
              <w:bCs/>
              <w:color w:val="FF0000"/>
              <w:sz w:val="28"/>
              <w:szCs w:val="28"/>
            </w:rPr>
          </w:rPrChange>
        </w:rPr>
        <w:t>Mr.Prakash</w:t>
      </w:r>
      <w:proofErr w:type="spellEnd"/>
      <w:proofErr w:type="gramEnd"/>
      <w:r w:rsidR="00416DD0" w:rsidRPr="003A0327">
        <w:rPr>
          <w:b/>
          <w:bCs/>
          <w:color w:val="000000" w:themeColor="text1"/>
          <w:sz w:val="28"/>
          <w:szCs w:val="28"/>
          <w:rPrChange w:id="25" w:author="Nidhi Barhate" w:date="2025-10-18T16:36:00Z" w16du:dateUtc="2025-10-18T11:06:00Z">
            <w:rPr>
              <w:b/>
              <w:bCs/>
              <w:color w:val="FF0000"/>
              <w:sz w:val="28"/>
              <w:szCs w:val="28"/>
            </w:rPr>
          </w:rPrChange>
        </w:rPr>
        <w:t xml:space="preserve"> Bari</w:t>
      </w:r>
      <w:r w:rsidR="008E406B" w:rsidRPr="003A0327">
        <w:rPr>
          <w:b/>
          <w:bCs/>
          <w:color w:val="000000" w:themeColor="text1"/>
          <w:sz w:val="28"/>
          <w:szCs w:val="28"/>
          <w:rPrChange w:id="26" w:author="Nidhi Barhate" w:date="2025-10-18T16:36:00Z" w16du:dateUtc="2025-10-18T11:06:00Z">
            <w:rPr>
              <w:b/>
              <w:bCs/>
              <w:color w:val="FF0000"/>
              <w:sz w:val="28"/>
              <w:szCs w:val="28"/>
            </w:rPr>
          </w:rPrChange>
        </w:rPr>
        <w:t xml:space="preserve"> </w:t>
      </w:r>
      <w:r w:rsidR="00404724" w:rsidRPr="00630AFB">
        <w:rPr>
          <w:color w:val="000000"/>
          <w:sz w:val="28"/>
          <w:szCs w:val="28"/>
        </w:rPr>
        <w:t>for helping</w:t>
      </w:r>
      <w:r w:rsidRPr="00630AFB">
        <w:rPr>
          <w:color w:val="000000"/>
          <w:sz w:val="28"/>
          <w:szCs w:val="28"/>
        </w:rPr>
        <w:t xml:space="preserve"> us as guide </w:t>
      </w:r>
      <w:proofErr w:type="gramStart"/>
      <w:r w:rsidRPr="00630AFB">
        <w:rPr>
          <w:color w:val="000000"/>
          <w:sz w:val="28"/>
          <w:szCs w:val="28"/>
        </w:rPr>
        <w:t>and  allow</w:t>
      </w:r>
      <w:proofErr w:type="gramEnd"/>
      <w:r w:rsidRPr="00630AFB">
        <w:rPr>
          <w:color w:val="000000"/>
          <w:sz w:val="28"/>
          <w:szCs w:val="28"/>
        </w:rPr>
        <w:t xml:space="preserve"> us to do the Field Work at their site. </w:t>
      </w:r>
    </w:p>
    <w:p w14:paraId="32E36711" w14:textId="77777777" w:rsidR="002E6693" w:rsidRPr="00630AFB" w:rsidRDefault="002E6693" w:rsidP="002E6693">
      <w:pPr>
        <w:pStyle w:val="NormalWeb"/>
        <w:spacing w:before="410" w:beforeAutospacing="0" w:after="0" w:afterAutospacing="0"/>
        <w:ind w:left="407" w:right="659" w:hanging="20"/>
      </w:pPr>
      <w:r w:rsidRPr="00630AFB">
        <w:rPr>
          <w:color w:val="000000"/>
          <w:sz w:val="28"/>
          <w:szCs w:val="28"/>
        </w:rPr>
        <w:t> We wish to thank the teaching staff, our friends and persons who help us directly or indirectly for completion of Field Work. </w:t>
      </w:r>
    </w:p>
    <w:p w14:paraId="58F5B43E" w14:textId="77777777" w:rsidR="002E6693" w:rsidRPr="00630AFB" w:rsidRDefault="002E6693" w:rsidP="002E6693">
      <w:pPr>
        <w:pStyle w:val="NormalWeb"/>
        <w:spacing w:before="237" w:beforeAutospacing="0" w:after="0" w:afterAutospacing="0"/>
      </w:pPr>
    </w:p>
    <w:p w14:paraId="651089C9" w14:textId="77777777" w:rsidR="002E6693" w:rsidRDefault="002E6693" w:rsidP="002E6693">
      <w:pPr>
        <w:pStyle w:val="NormalWeb"/>
        <w:spacing w:before="237" w:beforeAutospacing="0" w:after="0" w:afterAutospacing="0"/>
      </w:pPr>
    </w:p>
    <w:p w14:paraId="4682C700" w14:textId="77777777" w:rsidR="002E6693" w:rsidRDefault="002E6693" w:rsidP="002E6693">
      <w:pPr>
        <w:pStyle w:val="NormalWeb"/>
        <w:spacing w:before="237" w:beforeAutospacing="0" w:after="0" w:afterAutospacing="0"/>
      </w:pPr>
    </w:p>
    <w:p w14:paraId="221922D1" w14:textId="77777777" w:rsidR="002E6693" w:rsidRDefault="002E6693" w:rsidP="002E6693">
      <w:pPr>
        <w:pStyle w:val="NormalWeb"/>
        <w:spacing w:before="237" w:beforeAutospacing="0" w:after="0" w:afterAutospacing="0"/>
      </w:pPr>
    </w:p>
    <w:p w14:paraId="39598145" w14:textId="77777777" w:rsidR="002E6693" w:rsidRDefault="002E6693" w:rsidP="002E6693">
      <w:pPr>
        <w:pStyle w:val="NormalWeb"/>
        <w:spacing w:before="237" w:beforeAutospacing="0" w:after="0" w:afterAutospacing="0"/>
      </w:pPr>
    </w:p>
    <w:p w14:paraId="39C109A3" w14:textId="77777777" w:rsidR="002E6693" w:rsidRDefault="002E6693" w:rsidP="002E6693">
      <w:pPr>
        <w:pStyle w:val="NormalWeb"/>
        <w:spacing w:before="237" w:beforeAutospacing="0" w:after="0" w:afterAutospacing="0"/>
      </w:pPr>
    </w:p>
    <w:p w14:paraId="3D9B7653" w14:textId="77777777" w:rsidR="002E6693" w:rsidRDefault="002E6693" w:rsidP="002E6693">
      <w:pPr>
        <w:pStyle w:val="NormalWeb"/>
        <w:spacing w:before="237" w:beforeAutospacing="0" w:after="0" w:afterAutospacing="0"/>
      </w:pPr>
    </w:p>
    <w:p w14:paraId="10172C44" w14:textId="77777777" w:rsidR="002E6693" w:rsidRDefault="002E6693" w:rsidP="002E6693">
      <w:pPr>
        <w:pStyle w:val="NormalWeb"/>
        <w:spacing w:before="237" w:beforeAutospacing="0" w:after="0" w:afterAutospacing="0"/>
      </w:pPr>
    </w:p>
    <w:p w14:paraId="6409E592" w14:textId="77777777" w:rsidR="002E6693" w:rsidRDefault="002E6693" w:rsidP="002E6693">
      <w:pPr>
        <w:pStyle w:val="NormalWeb"/>
        <w:spacing w:before="237" w:beforeAutospacing="0" w:after="0" w:afterAutospacing="0"/>
      </w:pPr>
    </w:p>
    <w:p w14:paraId="6AB90D12" w14:textId="77777777" w:rsidR="002E6693" w:rsidRDefault="002E6693" w:rsidP="002E6693">
      <w:pPr>
        <w:pStyle w:val="NormalWeb"/>
        <w:spacing w:before="237" w:beforeAutospacing="0" w:after="0" w:afterAutospacing="0"/>
      </w:pPr>
    </w:p>
    <w:p w14:paraId="58374F1E" w14:textId="77777777" w:rsidR="002E6693" w:rsidRDefault="002E6693" w:rsidP="002E6693">
      <w:pPr>
        <w:pStyle w:val="NormalWeb"/>
        <w:spacing w:before="237" w:beforeAutospacing="0" w:after="0" w:afterAutospacing="0"/>
      </w:pPr>
    </w:p>
    <w:p w14:paraId="5CE31B19" w14:textId="77777777" w:rsidR="002E6693" w:rsidRDefault="002E6693" w:rsidP="002E6693">
      <w:pPr>
        <w:pStyle w:val="NormalWeb"/>
        <w:spacing w:before="237" w:beforeAutospacing="0" w:after="0" w:afterAutospacing="0"/>
      </w:pPr>
    </w:p>
    <w:p w14:paraId="0F9368D3" w14:textId="77777777" w:rsidR="002E6693" w:rsidRDefault="002E6693" w:rsidP="002E6693">
      <w:pPr>
        <w:pStyle w:val="NormalWeb"/>
        <w:spacing w:before="0" w:beforeAutospacing="0" w:after="0" w:afterAutospacing="0"/>
        <w:rPr>
          <w:b/>
          <w:bCs/>
          <w:color w:val="000000"/>
          <w:sz w:val="36"/>
          <w:szCs w:val="36"/>
        </w:rPr>
      </w:pPr>
    </w:p>
    <w:p w14:paraId="252918DB" w14:textId="77777777" w:rsidR="0079731C" w:rsidRDefault="0079731C" w:rsidP="002E6693">
      <w:pPr>
        <w:pStyle w:val="NormalWeb"/>
        <w:spacing w:before="0" w:beforeAutospacing="0" w:after="0" w:afterAutospacing="0"/>
        <w:rPr>
          <w:b/>
          <w:bCs/>
          <w:color w:val="000000"/>
          <w:sz w:val="36"/>
          <w:szCs w:val="36"/>
        </w:rPr>
      </w:pPr>
    </w:p>
    <w:p w14:paraId="34AB57DC" w14:textId="77777777" w:rsidR="00E2197F" w:rsidRDefault="00E2197F" w:rsidP="002E6693">
      <w:pPr>
        <w:pStyle w:val="NormalWeb"/>
        <w:spacing w:before="0" w:beforeAutospacing="0" w:after="0" w:afterAutospacing="0"/>
        <w:rPr>
          <w:b/>
          <w:bCs/>
          <w:color w:val="000000"/>
          <w:sz w:val="36"/>
          <w:szCs w:val="36"/>
        </w:rPr>
      </w:pPr>
    </w:p>
    <w:p w14:paraId="2C5665A5" w14:textId="77777777" w:rsidR="00E2197F" w:rsidRDefault="00E2197F" w:rsidP="002E6693">
      <w:pPr>
        <w:pStyle w:val="NormalWeb"/>
        <w:spacing w:before="0" w:beforeAutospacing="0" w:after="0" w:afterAutospacing="0"/>
        <w:rPr>
          <w:b/>
          <w:bCs/>
          <w:color w:val="000000"/>
          <w:sz w:val="36"/>
          <w:szCs w:val="36"/>
        </w:rPr>
      </w:pPr>
    </w:p>
    <w:p w14:paraId="098632CD" w14:textId="77777777" w:rsidR="002E6693" w:rsidRPr="00BA2835" w:rsidRDefault="002E6693" w:rsidP="002E6693">
      <w:pPr>
        <w:pStyle w:val="NormalWeb"/>
        <w:spacing w:before="0" w:beforeAutospacing="0" w:after="0" w:afterAutospacing="0"/>
        <w:ind w:left="2160" w:firstLine="720"/>
      </w:pPr>
      <w:r w:rsidRPr="00BA2835">
        <w:rPr>
          <w:b/>
          <w:bCs/>
          <w:color w:val="000000"/>
          <w:sz w:val="36"/>
          <w:szCs w:val="36"/>
        </w:rPr>
        <w:lastRenderedPageBreak/>
        <w:t>DECLARATION </w:t>
      </w:r>
    </w:p>
    <w:p w14:paraId="7C579D5D" w14:textId="394B1431" w:rsidR="002E6693" w:rsidRPr="003A0327" w:rsidRDefault="002E6693" w:rsidP="002E6693">
      <w:pPr>
        <w:pStyle w:val="NormalWeb"/>
        <w:spacing w:before="545" w:beforeAutospacing="0" w:after="0" w:afterAutospacing="0"/>
        <w:ind w:left="407" w:right="655" w:hanging="10"/>
        <w:jc w:val="both"/>
        <w:rPr>
          <w:b/>
          <w:bCs/>
          <w:color w:val="000000" w:themeColor="text1"/>
          <w:rPrChange w:id="27" w:author="Nidhi Barhate" w:date="2025-10-18T16:37:00Z" w16du:dateUtc="2025-10-18T11:07:00Z">
            <w:rPr>
              <w:b/>
              <w:bCs/>
            </w:rPr>
          </w:rPrChange>
        </w:rPr>
      </w:pPr>
      <w:r w:rsidRPr="00BA2835">
        <w:rPr>
          <w:b/>
          <w:bCs/>
          <w:color w:val="000000"/>
          <w:sz w:val="36"/>
          <w:szCs w:val="36"/>
        </w:rPr>
        <w:t> </w:t>
      </w:r>
      <w:r w:rsidRPr="00BA2835">
        <w:rPr>
          <w:color w:val="000000"/>
          <w:sz w:val="28"/>
          <w:szCs w:val="28"/>
        </w:rPr>
        <w:t xml:space="preserve">We </w:t>
      </w:r>
      <w:r w:rsidR="00404724" w:rsidRPr="00BA2835">
        <w:rPr>
          <w:color w:val="000000"/>
          <w:sz w:val="28"/>
          <w:szCs w:val="28"/>
        </w:rPr>
        <w:t>hereby</w:t>
      </w:r>
      <w:r w:rsidRPr="00BA2835">
        <w:rPr>
          <w:color w:val="000000"/>
          <w:sz w:val="28"/>
          <w:szCs w:val="28"/>
        </w:rPr>
        <w:t xml:space="preserve"> declare that the project work entitled </w:t>
      </w:r>
      <w:r w:rsidR="0064319E" w:rsidRPr="00BA2835">
        <w:rPr>
          <w:b/>
          <w:bCs/>
          <w:color w:val="000000"/>
          <w:sz w:val="28"/>
          <w:szCs w:val="28"/>
        </w:rPr>
        <w:t>“</w:t>
      </w:r>
      <w:proofErr w:type="spellStart"/>
      <w:del w:id="28" w:author="Nidhi Barhate" w:date="2025-10-18T16:53:00Z" w16du:dateUtc="2025-10-18T11:23:00Z">
        <w:r w:rsidR="0064319E" w:rsidRPr="00BA2835" w:rsidDel="007F726A">
          <w:rPr>
            <w:b/>
            <w:bCs/>
            <w:color w:val="000000"/>
            <w:sz w:val="28"/>
            <w:szCs w:val="28"/>
          </w:rPr>
          <w:delText xml:space="preserve"> </w:delText>
        </w:r>
      </w:del>
      <w:r w:rsidR="00416DD0" w:rsidRPr="003A0327">
        <w:rPr>
          <w:b/>
          <w:bCs/>
          <w:color w:val="000000" w:themeColor="text1"/>
          <w:sz w:val="28"/>
          <w:szCs w:val="28"/>
          <w:rPrChange w:id="29" w:author="Nidhi Barhate" w:date="2025-10-18T16:36:00Z" w16du:dateUtc="2025-10-18T11:06:00Z">
            <w:rPr>
              <w:b/>
              <w:bCs/>
              <w:color w:val="FF0000"/>
              <w:sz w:val="28"/>
              <w:szCs w:val="28"/>
            </w:rPr>
          </w:rPrChange>
        </w:rPr>
        <w:t>Fampay</w:t>
      </w:r>
      <w:proofErr w:type="spellEnd"/>
      <w:del w:id="30" w:author="Nidhi Barhate" w:date="2025-10-18T16:53:00Z" w16du:dateUtc="2025-10-18T11:23:00Z">
        <w:r w:rsidR="00416DD0" w:rsidRPr="003A0327" w:rsidDel="007F726A">
          <w:rPr>
            <w:b/>
            <w:bCs/>
            <w:color w:val="000000" w:themeColor="text1"/>
            <w:sz w:val="28"/>
            <w:szCs w:val="28"/>
            <w:rPrChange w:id="31" w:author="Nidhi Barhate" w:date="2025-10-18T16:36:00Z" w16du:dateUtc="2025-10-18T11:06:00Z">
              <w:rPr>
                <w:b/>
                <w:bCs/>
                <w:color w:val="FF0000"/>
                <w:sz w:val="28"/>
                <w:szCs w:val="28"/>
              </w:rPr>
            </w:rPrChange>
          </w:rPr>
          <w:delText>(Online Payment App)</w:delText>
        </w:r>
      </w:del>
      <w:r w:rsidRPr="003A0327">
        <w:rPr>
          <w:b/>
          <w:bCs/>
          <w:color w:val="000000" w:themeColor="text1"/>
          <w:sz w:val="28"/>
          <w:szCs w:val="28"/>
          <w:rPrChange w:id="32" w:author="Nidhi Barhate" w:date="2025-10-18T16:36:00Z" w16du:dateUtc="2025-10-18T11:06:00Z">
            <w:rPr>
              <w:b/>
              <w:bCs/>
              <w:color w:val="000000"/>
              <w:sz w:val="28"/>
              <w:szCs w:val="28"/>
            </w:rPr>
          </w:rPrChange>
        </w:rPr>
        <w:t xml:space="preserve">” </w:t>
      </w:r>
      <w:r w:rsidRPr="00BA2835">
        <w:rPr>
          <w:color w:val="000000"/>
          <w:sz w:val="28"/>
          <w:szCs w:val="28"/>
        </w:rPr>
        <w:t xml:space="preserve">has carried out result on the basis of investigations and analysis by us under the guidance of </w:t>
      </w:r>
      <w:proofErr w:type="spellStart"/>
      <w:r w:rsidR="00416DD0" w:rsidRPr="003A0327">
        <w:rPr>
          <w:b/>
          <w:bCs/>
          <w:color w:val="000000" w:themeColor="text1"/>
          <w:sz w:val="28"/>
          <w:szCs w:val="28"/>
          <w:rPrChange w:id="33" w:author="Nidhi Barhate" w:date="2025-10-18T16:37:00Z" w16du:dateUtc="2025-10-18T11:07:00Z">
            <w:rPr>
              <w:b/>
              <w:bCs/>
              <w:color w:val="FF0000"/>
              <w:sz w:val="28"/>
              <w:szCs w:val="28"/>
            </w:rPr>
          </w:rPrChange>
        </w:rPr>
        <w:t>Mr.Prakash</w:t>
      </w:r>
      <w:proofErr w:type="spellEnd"/>
      <w:r w:rsidR="00416DD0" w:rsidRPr="003A0327">
        <w:rPr>
          <w:b/>
          <w:bCs/>
          <w:color w:val="000000" w:themeColor="text1"/>
          <w:sz w:val="28"/>
          <w:szCs w:val="28"/>
          <w:rPrChange w:id="34" w:author="Nidhi Barhate" w:date="2025-10-18T16:37:00Z" w16du:dateUtc="2025-10-18T11:07:00Z">
            <w:rPr>
              <w:b/>
              <w:bCs/>
              <w:color w:val="FF0000"/>
              <w:sz w:val="28"/>
              <w:szCs w:val="28"/>
            </w:rPr>
          </w:rPrChange>
        </w:rPr>
        <w:t xml:space="preserve"> Bari</w:t>
      </w:r>
      <w:r w:rsidR="0064319E" w:rsidRPr="003A0327">
        <w:rPr>
          <w:b/>
          <w:bCs/>
          <w:color w:val="000000" w:themeColor="text1"/>
          <w:sz w:val="28"/>
          <w:szCs w:val="28"/>
          <w:rPrChange w:id="35" w:author="Nidhi Barhate" w:date="2025-10-18T16:37:00Z" w16du:dateUtc="2025-10-18T11:07:00Z">
            <w:rPr>
              <w:b/>
              <w:bCs/>
              <w:color w:val="000000"/>
              <w:sz w:val="28"/>
              <w:szCs w:val="28"/>
            </w:rPr>
          </w:rPrChange>
        </w:rPr>
        <w:t>.</w:t>
      </w:r>
    </w:p>
    <w:p w14:paraId="483CF025" w14:textId="77777777" w:rsidR="002E6693" w:rsidRPr="00BA2835" w:rsidRDefault="002E6693" w:rsidP="002E6693">
      <w:pPr>
        <w:pStyle w:val="NormalWeb"/>
        <w:spacing w:before="413" w:beforeAutospacing="0" w:after="0" w:afterAutospacing="0"/>
        <w:ind w:left="402" w:right="657" w:hanging="5"/>
        <w:jc w:val="both"/>
      </w:pPr>
      <w:r w:rsidRPr="00BA2835">
        <w:rPr>
          <w:color w:val="000000"/>
          <w:sz w:val="28"/>
          <w:szCs w:val="28"/>
        </w:rPr>
        <w:t> We further declare that this work has not been submitted in partly or fully to any other University or Institute for the award of any other degree. Material obtained from other source has been daily acknowledged in the Field Work. </w:t>
      </w:r>
    </w:p>
    <w:p w14:paraId="64D5A2EA" w14:textId="77777777" w:rsidR="002E6693" w:rsidRPr="00BA2835" w:rsidRDefault="002E6693" w:rsidP="002E6693">
      <w:pPr>
        <w:rPr>
          <w:rFonts w:ascii="Times New Roman" w:hAnsi="Times New Roman" w:cs="Times New Roman"/>
        </w:rPr>
      </w:pPr>
    </w:p>
    <w:p w14:paraId="72D7E54A" w14:textId="77777777" w:rsidR="002E6693" w:rsidRPr="00630AFB" w:rsidRDefault="002E6693" w:rsidP="002E6693">
      <w:pPr>
        <w:rPr>
          <w:rFonts w:ascii="Times New Roman" w:hAnsi="Times New Roman" w:cs="Times New Roman"/>
        </w:rPr>
      </w:pPr>
    </w:p>
    <w:p w14:paraId="5F843281" w14:textId="77777777" w:rsidR="002E6693" w:rsidRDefault="002E6693" w:rsidP="002E6693"/>
    <w:p w14:paraId="6D926AFB" w14:textId="77777777" w:rsidR="002E6693" w:rsidRDefault="002E6693" w:rsidP="002E6693"/>
    <w:p w14:paraId="251F2382" w14:textId="77777777" w:rsidR="002E6693" w:rsidRDefault="002E6693" w:rsidP="002E6693"/>
    <w:p w14:paraId="36A203AD" w14:textId="77777777" w:rsidR="002E6693" w:rsidRDefault="002E6693" w:rsidP="002E6693"/>
    <w:p w14:paraId="0073C856" w14:textId="77777777" w:rsidR="002E6693" w:rsidRDefault="002E6693" w:rsidP="002E6693"/>
    <w:p w14:paraId="74D93F77" w14:textId="77777777" w:rsidR="002E6693" w:rsidRDefault="002E6693" w:rsidP="002E6693"/>
    <w:p w14:paraId="4D64A939" w14:textId="77777777" w:rsidR="002E6693" w:rsidRDefault="002E6693" w:rsidP="002E6693"/>
    <w:p w14:paraId="29BCD1CA" w14:textId="77777777" w:rsidR="002E6693" w:rsidRDefault="002E6693" w:rsidP="002E6693"/>
    <w:p w14:paraId="4BC9034E" w14:textId="77777777" w:rsidR="002E6693" w:rsidRDefault="002E6693" w:rsidP="002E6693"/>
    <w:p w14:paraId="7990A7C4" w14:textId="77777777" w:rsidR="002E6693" w:rsidRDefault="002E6693" w:rsidP="002E6693"/>
    <w:p w14:paraId="3D8101A4" w14:textId="77777777" w:rsidR="002E6693" w:rsidRDefault="002E6693" w:rsidP="002E6693"/>
    <w:p w14:paraId="1928B8BD" w14:textId="77777777" w:rsidR="002E6693" w:rsidRDefault="002E6693" w:rsidP="002E6693"/>
    <w:p w14:paraId="4A43DB10" w14:textId="77777777" w:rsidR="002E6693" w:rsidRDefault="002E6693" w:rsidP="002E6693"/>
    <w:p w14:paraId="2837DBB1" w14:textId="77777777" w:rsidR="002E6693" w:rsidRDefault="002E6693" w:rsidP="002E6693"/>
    <w:p w14:paraId="01F3D7D7" w14:textId="77777777" w:rsidR="002E6693" w:rsidRDefault="002E6693" w:rsidP="002E6693"/>
    <w:p w14:paraId="02AC11F9" w14:textId="77777777" w:rsidR="002E6693" w:rsidRDefault="002E6693" w:rsidP="002E6693"/>
    <w:p w14:paraId="1E3A4026"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r>
        <w:rPr>
          <w:rFonts w:ascii="Calibri" w:eastAsia="Times New Roman" w:hAnsi="Calibri" w:cs="Calibri"/>
          <w:b/>
          <w:bCs/>
          <w:color w:val="000000"/>
          <w:sz w:val="52"/>
          <w:szCs w:val="52"/>
          <w:lang w:val="en-US"/>
        </w:rPr>
        <w:t xml:space="preserve"> </w:t>
      </w:r>
    </w:p>
    <w:p w14:paraId="3BBBAF3E"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p>
    <w:p w14:paraId="2A3EADA0" w14:textId="77777777" w:rsidR="000A5688" w:rsidRDefault="000A5688" w:rsidP="002E6693">
      <w:pPr>
        <w:spacing w:after="0" w:line="240" w:lineRule="auto"/>
        <w:ind w:left="2160" w:firstLine="720"/>
        <w:rPr>
          <w:rFonts w:ascii="Calibri" w:eastAsia="Times New Roman" w:hAnsi="Calibri" w:cs="Calibri"/>
          <w:b/>
          <w:bCs/>
          <w:color w:val="000000"/>
          <w:sz w:val="52"/>
          <w:szCs w:val="52"/>
          <w:lang w:val="en-US"/>
        </w:rPr>
      </w:pPr>
    </w:p>
    <w:p w14:paraId="41978D45" w14:textId="77777777" w:rsidR="002E6693" w:rsidRPr="002665A8" w:rsidRDefault="002E6693" w:rsidP="002E6693">
      <w:pPr>
        <w:spacing w:after="0" w:line="240" w:lineRule="auto"/>
        <w:ind w:left="2160" w:firstLine="720"/>
        <w:rPr>
          <w:rFonts w:ascii="Times New Roman" w:eastAsia="Times New Roman" w:hAnsi="Times New Roman" w:cs="Times New Roman"/>
          <w:b/>
          <w:bCs/>
          <w:color w:val="000000"/>
          <w:sz w:val="52"/>
          <w:szCs w:val="52"/>
          <w:lang w:val="en-US"/>
        </w:rPr>
      </w:pPr>
      <w:r>
        <w:rPr>
          <w:rFonts w:ascii="Calibri" w:eastAsia="Times New Roman" w:hAnsi="Calibri" w:cs="Calibri"/>
          <w:b/>
          <w:bCs/>
          <w:color w:val="000000"/>
          <w:sz w:val="52"/>
          <w:szCs w:val="52"/>
          <w:lang w:val="en-US"/>
        </w:rPr>
        <w:lastRenderedPageBreak/>
        <w:t xml:space="preserve">   </w:t>
      </w:r>
      <w:r w:rsidRPr="002665A8">
        <w:rPr>
          <w:rFonts w:ascii="Times New Roman" w:eastAsia="Times New Roman" w:hAnsi="Times New Roman" w:cs="Times New Roman"/>
          <w:b/>
          <w:bCs/>
          <w:color w:val="000000"/>
          <w:sz w:val="52"/>
          <w:szCs w:val="52"/>
          <w:lang w:val="en-US"/>
        </w:rPr>
        <w:t>INDEX</w:t>
      </w:r>
    </w:p>
    <w:p w14:paraId="6E13681B" w14:textId="77777777" w:rsidR="002E6693"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r>
        <w:rPr>
          <w:rFonts w:ascii="Times New Roman" w:eastAsia="Times New Roman" w:hAnsi="Times New Roman" w:cs="Times New Roman"/>
          <w:sz w:val="52"/>
          <w:szCs w:val="52"/>
          <w:lang w:val="en-US"/>
        </w:rPr>
        <w:tab/>
      </w:r>
    </w:p>
    <w:tbl>
      <w:tblPr>
        <w:tblpPr w:leftFromText="180" w:rightFromText="180" w:vertAnchor="text" w:horzAnchor="margin" w:tblpXSpec="center" w:tblpY="12"/>
        <w:tblW w:w="0" w:type="auto"/>
        <w:tblLook w:val="04A0" w:firstRow="1" w:lastRow="0" w:firstColumn="1" w:lastColumn="0" w:noHBand="0" w:noVBand="1"/>
      </w:tblPr>
      <w:tblGrid>
        <w:gridCol w:w="1563"/>
        <w:gridCol w:w="7443"/>
      </w:tblGrid>
      <w:tr w:rsidR="00D74916" w:rsidRPr="002665A8" w14:paraId="0261C816"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DBE0E" w14:textId="77777777" w:rsidR="00D74916" w:rsidRPr="002665A8" w:rsidRDefault="00D74916" w:rsidP="00D74916">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b/>
                <w:bCs/>
                <w:color w:val="000000"/>
                <w:sz w:val="52"/>
                <w:szCs w:val="52"/>
                <w:lang w:val="en-US"/>
              </w:rPr>
              <w:t>Sr.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10ECE" w14:textId="77777777" w:rsidR="00D74916" w:rsidRPr="002665A8" w:rsidRDefault="00D74916" w:rsidP="00D74916">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b/>
                <w:bCs/>
                <w:color w:val="000000"/>
                <w:sz w:val="52"/>
                <w:szCs w:val="52"/>
                <w:lang w:val="en-US"/>
              </w:rPr>
              <w:t>Topic</w:t>
            </w:r>
          </w:p>
        </w:tc>
      </w:tr>
      <w:tr w:rsidR="00EF2F13" w:rsidRPr="002665A8" w14:paraId="1DE8F224"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59FE6"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42555"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Abstract</w:t>
            </w:r>
          </w:p>
        </w:tc>
      </w:tr>
      <w:tr w:rsidR="00D74916" w:rsidRPr="002665A8" w14:paraId="408FE7CC"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E14C4" w14:textId="77777777" w:rsidR="00D74916" w:rsidRPr="002665A8" w:rsidRDefault="00EF2F13" w:rsidP="00D74916">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F53D5" w14:textId="77777777" w:rsidR="00D74916" w:rsidRPr="002665A8" w:rsidRDefault="00D74916" w:rsidP="00D74916">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color w:val="000000"/>
                <w:sz w:val="52"/>
                <w:szCs w:val="52"/>
                <w:lang w:val="en-US"/>
              </w:rPr>
              <w:t>Introduction</w:t>
            </w:r>
          </w:p>
        </w:tc>
      </w:tr>
      <w:tr w:rsidR="00EF2F13" w:rsidRPr="002665A8" w14:paraId="191A1CE2"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C59A5"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7F54B"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Project Field Work Topic / Literature Review</w:t>
            </w:r>
          </w:p>
        </w:tc>
      </w:tr>
      <w:tr w:rsidR="00EF2F13" w:rsidRPr="002665A8" w14:paraId="6BB6F101"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2CD64"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E2D26"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color w:val="000000"/>
                <w:sz w:val="52"/>
                <w:szCs w:val="52"/>
                <w:lang w:val="en-US"/>
              </w:rPr>
              <w:t>Objectives</w:t>
            </w:r>
          </w:p>
        </w:tc>
      </w:tr>
      <w:tr w:rsidR="00EF2F13" w:rsidRPr="002665A8" w14:paraId="23922C27"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8AA46" w14:textId="77777777" w:rsidR="00EF2F13" w:rsidRPr="002665A8" w:rsidRDefault="00EF2F13" w:rsidP="00EF2F13">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92375" w14:textId="77777777" w:rsidR="00EF2F13" w:rsidRPr="002665A8" w:rsidRDefault="00EF2F13" w:rsidP="00EF2F13">
            <w:pPr>
              <w:spacing w:after="0" w:line="240" w:lineRule="auto"/>
              <w:jc w:val="center"/>
              <w:rPr>
                <w:rFonts w:ascii="Times New Roman" w:eastAsia="Times New Roman" w:hAnsi="Times New Roman" w:cs="Times New Roman"/>
                <w:color w:val="000000"/>
                <w:sz w:val="52"/>
                <w:szCs w:val="52"/>
                <w:lang w:val="en-US"/>
              </w:rPr>
            </w:pPr>
            <w:r w:rsidRPr="002665A8">
              <w:rPr>
                <w:rFonts w:ascii="Times New Roman" w:eastAsia="Times New Roman" w:hAnsi="Times New Roman" w:cs="Times New Roman"/>
                <w:color w:val="000000"/>
                <w:sz w:val="52"/>
                <w:szCs w:val="52"/>
                <w:lang w:val="en-US"/>
              </w:rPr>
              <w:t>Methodology</w:t>
            </w:r>
          </w:p>
        </w:tc>
      </w:tr>
      <w:tr w:rsidR="00EF2F13" w:rsidRPr="002665A8" w14:paraId="6B2F1D36"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962E"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bookmarkStart w:id="36" w:name="_Hlk211534801"/>
            <w:r>
              <w:rPr>
                <w:rFonts w:ascii="Times New Roman" w:eastAsia="Times New Roman" w:hAnsi="Times New Roman" w:cs="Times New Roman"/>
                <w:color w:val="000000"/>
                <w:sz w:val="52"/>
                <w:szCs w:val="5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3D86"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EF2F13">
              <w:rPr>
                <w:rFonts w:ascii="Times New Roman" w:eastAsia="Times New Roman" w:hAnsi="Times New Roman" w:cs="Times New Roman"/>
                <w:color w:val="000000"/>
                <w:sz w:val="52"/>
                <w:szCs w:val="52"/>
                <w:lang w:val="en-US"/>
              </w:rPr>
              <w:t>Result and Discussion</w:t>
            </w:r>
          </w:p>
        </w:tc>
      </w:tr>
      <w:bookmarkEnd w:id="36"/>
      <w:tr w:rsidR="00EF2F13" w:rsidRPr="002665A8" w14:paraId="51C52859"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0912A"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DA524"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EF2F13">
              <w:rPr>
                <w:rFonts w:ascii="Times New Roman" w:eastAsia="Times New Roman" w:hAnsi="Times New Roman" w:cs="Times New Roman"/>
                <w:sz w:val="52"/>
                <w:szCs w:val="52"/>
                <w:lang w:val="en-US"/>
              </w:rPr>
              <w:t>Recommendations and Future Work</w:t>
            </w:r>
          </w:p>
        </w:tc>
      </w:tr>
      <w:tr w:rsidR="00EF2F13" w:rsidRPr="002665A8" w14:paraId="320C1EB6"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9C91C"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4E46D" w14:textId="77777777" w:rsidR="00EF2F13" w:rsidRPr="00EF2F13" w:rsidRDefault="00EF2F13" w:rsidP="00EF2F13">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Suggestion</w:t>
            </w:r>
          </w:p>
        </w:tc>
      </w:tr>
      <w:tr w:rsidR="00EF2F13" w:rsidRPr="002665A8" w14:paraId="6731407C"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025D"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5FE3" w14:textId="77777777" w:rsidR="00EF2F13" w:rsidRPr="00EF2F13" w:rsidRDefault="00EF2F13" w:rsidP="00EF2F13">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Conclusion</w:t>
            </w:r>
          </w:p>
        </w:tc>
      </w:tr>
      <w:tr w:rsidR="00EF2F13" w:rsidRPr="002665A8" w14:paraId="24E1D950"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3B7A7" w14:textId="77777777" w:rsidR="00EF2F13" w:rsidRDefault="00EF2F13" w:rsidP="00EF2F13">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95D01" w14:textId="77777777" w:rsidR="00EF2F13" w:rsidRPr="002665A8" w:rsidRDefault="00EF2F13" w:rsidP="00EF2F13">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References</w:t>
            </w:r>
          </w:p>
        </w:tc>
      </w:tr>
      <w:tr w:rsidR="00EF2F13" w:rsidRPr="002665A8" w14:paraId="7EBA2535"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AA5C3"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D932"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color w:val="000000"/>
                <w:sz w:val="52"/>
                <w:szCs w:val="52"/>
                <w:lang w:val="en-US"/>
              </w:rPr>
              <w:t>Questionnaire</w:t>
            </w:r>
          </w:p>
        </w:tc>
      </w:tr>
    </w:tbl>
    <w:p w14:paraId="46325E7C" w14:textId="77777777" w:rsidR="00D74916" w:rsidRPr="002665A8"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p>
    <w:p w14:paraId="155F9B2F" w14:textId="77777777" w:rsidR="00440BF8" w:rsidRDefault="00440BF8" w:rsidP="002E6693"/>
    <w:p w14:paraId="0FD10F47"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proofErr w:type="spellStart"/>
      <w:r w:rsidRPr="002665A8">
        <w:rPr>
          <w:rFonts w:ascii="ff2" w:eastAsia="Times New Roman" w:hAnsi="ff2" w:cs="Times New Roman"/>
          <w:color w:val="000000"/>
          <w:spacing w:val="1"/>
          <w:sz w:val="60"/>
          <w:szCs w:val="60"/>
          <w:lang w:val="en-US" w:bidi="ar-SA"/>
        </w:rPr>
        <w:t>ntroduction</w:t>
      </w:r>
      <w:proofErr w:type="spellEnd"/>
      <w:r w:rsidRPr="002665A8">
        <w:rPr>
          <w:rFonts w:ascii="ff2" w:eastAsia="Times New Roman" w:hAnsi="ff2" w:cs="Times New Roman"/>
          <w:color w:val="000000"/>
          <w:spacing w:val="1"/>
          <w:sz w:val="60"/>
          <w:szCs w:val="60"/>
          <w:lang w:val="en-US" w:bidi="ar-SA"/>
        </w:rPr>
        <w:t xml:space="preserve"> </w:t>
      </w:r>
    </w:p>
    <w:p w14:paraId="6243C8EB"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5D7FCD1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0AEADC0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6F07734C"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w:t>
      </w:r>
      <w:proofErr w:type="gramStart"/>
      <w:r w:rsidRPr="002665A8">
        <w:rPr>
          <w:rFonts w:ascii="ff1" w:eastAsia="Times New Roman" w:hAnsi="ff1" w:cs="Times New Roman"/>
          <w:color w:val="000000"/>
          <w:spacing w:val="-1"/>
          <w:sz w:val="60"/>
          <w:szCs w:val="60"/>
          <w:lang w:val="en-US" w:bidi="ar-SA"/>
        </w:rPr>
        <w:t>point to point</w:t>
      </w:r>
      <w:proofErr w:type="gramEnd"/>
      <w:r w:rsidRPr="002665A8">
        <w:rPr>
          <w:rFonts w:ascii="ff1" w:eastAsia="Times New Roman" w:hAnsi="ff1" w:cs="Times New Roman"/>
          <w:color w:val="000000"/>
          <w:spacing w:val="-1"/>
          <w:sz w:val="60"/>
          <w:szCs w:val="60"/>
          <w:lang w:val="en-US" w:bidi="ar-SA"/>
        </w:rPr>
        <w:t xml:space="preserve"> routes. (Note 2) In the Indian bus travel industry, most </w:t>
      </w:r>
    </w:p>
    <w:p w14:paraId="0BDF0F6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075E2EA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43303613"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2B975158"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671859A9"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w:t>
      </w:r>
      <w:proofErr w:type="gramStart"/>
      <w:r w:rsidRPr="002665A8">
        <w:rPr>
          <w:rFonts w:ascii="ff1" w:eastAsia="Times New Roman" w:hAnsi="ff1" w:cs="Times New Roman"/>
          <w:color w:val="000000"/>
          <w:spacing w:val="-1"/>
          <w:sz w:val="60"/>
          <w:szCs w:val="60"/>
          <w:lang w:val="en-US" w:bidi="ar-SA"/>
        </w:rPr>
        <w:t>less</w:t>
      </w:r>
      <w:proofErr w:type="gramEnd"/>
      <w:r w:rsidRPr="002665A8">
        <w:rPr>
          <w:rFonts w:ascii="ff1" w:eastAsia="Times New Roman" w:hAnsi="ff1" w:cs="Times New Roman"/>
          <w:color w:val="000000"/>
          <w:spacing w:val="-1"/>
          <w:sz w:val="60"/>
          <w:szCs w:val="60"/>
          <w:lang w:val="en-US" w:bidi="ar-SA"/>
        </w:rPr>
        <w:t xml:space="preserve"> number of stop points </w:t>
      </w:r>
    </w:p>
    <w:p w14:paraId="2C34872E"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7632C0E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142066C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3A13543B"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12932BE9"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33084045"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5E965A80"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491ACC9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2428CDB9"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4C69038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73B848C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7FCCB6C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6B8C20CB"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w:t>
      </w:r>
      <w:proofErr w:type="gramStart"/>
      <w:r w:rsidRPr="002665A8">
        <w:rPr>
          <w:rFonts w:ascii="ff1" w:eastAsia="Times New Roman" w:hAnsi="ff1" w:cs="Times New Roman"/>
          <w:color w:val="000000"/>
          <w:spacing w:val="-1"/>
          <w:sz w:val="60"/>
          <w:szCs w:val="60"/>
          <w:lang w:val="en-US" w:bidi="ar-SA"/>
        </w:rPr>
        <w:t>point to point</w:t>
      </w:r>
      <w:proofErr w:type="gramEnd"/>
      <w:r w:rsidRPr="002665A8">
        <w:rPr>
          <w:rFonts w:ascii="ff1" w:eastAsia="Times New Roman" w:hAnsi="ff1" w:cs="Times New Roman"/>
          <w:color w:val="000000"/>
          <w:spacing w:val="-1"/>
          <w:sz w:val="60"/>
          <w:szCs w:val="60"/>
          <w:lang w:val="en-US" w:bidi="ar-SA"/>
        </w:rPr>
        <w:t xml:space="preserve"> routes. (Note 2) In the Indian bus travel industry, most </w:t>
      </w:r>
    </w:p>
    <w:p w14:paraId="79D2F05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2C5C6A9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7072FDD9"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06814E7E"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29ACF78A"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w:t>
      </w:r>
      <w:proofErr w:type="gramStart"/>
      <w:r w:rsidRPr="002665A8">
        <w:rPr>
          <w:rFonts w:ascii="ff1" w:eastAsia="Times New Roman" w:hAnsi="ff1" w:cs="Times New Roman"/>
          <w:color w:val="000000"/>
          <w:spacing w:val="-1"/>
          <w:sz w:val="60"/>
          <w:szCs w:val="60"/>
          <w:lang w:val="en-US" w:bidi="ar-SA"/>
        </w:rPr>
        <w:t>less</w:t>
      </w:r>
      <w:proofErr w:type="gramEnd"/>
      <w:r w:rsidRPr="002665A8">
        <w:rPr>
          <w:rFonts w:ascii="ff1" w:eastAsia="Times New Roman" w:hAnsi="ff1" w:cs="Times New Roman"/>
          <w:color w:val="000000"/>
          <w:spacing w:val="-1"/>
          <w:sz w:val="60"/>
          <w:szCs w:val="60"/>
          <w:lang w:val="en-US" w:bidi="ar-SA"/>
        </w:rPr>
        <w:t xml:space="preserve"> number of stop points </w:t>
      </w:r>
    </w:p>
    <w:p w14:paraId="6BA132B6"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2223583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40FB352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0033F65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647E05C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51B16B08"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1E63E6C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799A1897"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27AE5C0F"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670E610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2DACF82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5FB8A2E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494E03E8"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w:t>
      </w:r>
      <w:proofErr w:type="gramStart"/>
      <w:r w:rsidRPr="002665A8">
        <w:rPr>
          <w:rFonts w:ascii="ff1" w:eastAsia="Times New Roman" w:hAnsi="ff1" w:cs="Times New Roman"/>
          <w:color w:val="000000"/>
          <w:spacing w:val="-1"/>
          <w:sz w:val="60"/>
          <w:szCs w:val="60"/>
          <w:lang w:val="en-US" w:bidi="ar-SA"/>
        </w:rPr>
        <w:t>point to point</w:t>
      </w:r>
      <w:proofErr w:type="gramEnd"/>
      <w:r w:rsidRPr="002665A8">
        <w:rPr>
          <w:rFonts w:ascii="ff1" w:eastAsia="Times New Roman" w:hAnsi="ff1" w:cs="Times New Roman"/>
          <w:color w:val="000000"/>
          <w:spacing w:val="-1"/>
          <w:sz w:val="60"/>
          <w:szCs w:val="60"/>
          <w:lang w:val="en-US" w:bidi="ar-SA"/>
        </w:rPr>
        <w:t xml:space="preserve"> routes. (Note 2) In the Indian bus travel industry, most </w:t>
      </w:r>
    </w:p>
    <w:p w14:paraId="50F8B78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70A533CB"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0CC0E1B8"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5EA003C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3BBD71A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w:t>
      </w:r>
      <w:proofErr w:type="gramStart"/>
      <w:r w:rsidRPr="002665A8">
        <w:rPr>
          <w:rFonts w:ascii="ff1" w:eastAsia="Times New Roman" w:hAnsi="ff1" w:cs="Times New Roman"/>
          <w:color w:val="000000"/>
          <w:spacing w:val="-1"/>
          <w:sz w:val="60"/>
          <w:szCs w:val="60"/>
          <w:lang w:val="en-US" w:bidi="ar-SA"/>
        </w:rPr>
        <w:t>less</w:t>
      </w:r>
      <w:proofErr w:type="gramEnd"/>
      <w:r w:rsidRPr="002665A8">
        <w:rPr>
          <w:rFonts w:ascii="ff1" w:eastAsia="Times New Roman" w:hAnsi="ff1" w:cs="Times New Roman"/>
          <w:color w:val="000000"/>
          <w:spacing w:val="-1"/>
          <w:sz w:val="60"/>
          <w:szCs w:val="60"/>
          <w:lang w:val="en-US" w:bidi="ar-SA"/>
        </w:rPr>
        <w:t xml:space="preserve"> number of stop points </w:t>
      </w:r>
    </w:p>
    <w:p w14:paraId="6DBF2D99"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5A453D6B"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2D520F0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40169119"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3CC94FF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120D6F1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286B1C8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3031F462" w14:textId="77777777" w:rsid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7220471B" w14:textId="7655D7BD" w:rsidR="00D67B00" w:rsidRPr="003A0327" w:rsidRDefault="008E0958">
      <w:pPr>
        <w:pStyle w:val="ListParagraph"/>
        <w:ind w:left="0"/>
        <w:rPr>
          <w:rFonts w:ascii="Times New Roman" w:hAnsi="Times New Roman" w:cs="Times New Roman"/>
          <w:b/>
          <w:bCs/>
          <w:sz w:val="28"/>
          <w:szCs w:val="28"/>
          <w:u w:val="single"/>
          <w:shd w:val="clear" w:color="auto" w:fill="FFFFFF"/>
          <w:rPrChange w:id="37" w:author="Nidhi Barhate" w:date="2025-10-18T16:40:00Z" w16du:dateUtc="2025-10-18T11:10:00Z">
            <w:rPr>
              <w:shd w:val="clear" w:color="auto" w:fill="FFFFFF"/>
            </w:rPr>
          </w:rPrChange>
        </w:rPr>
        <w:pPrChange w:id="38" w:author="Nidhi Barhate" w:date="2025-10-18T16:49:00Z" w16du:dateUtc="2025-10-18T11:19:00Z">
          <w:pPr>
            <w:ind w:hanging="360"/>
          </w:pPr>
        </w:pPrChange>
      </w:pPr>
      <w:ins w:id="39" w:author="Nidhi Barhate" w:date="2025-10-18T16:49:00Z" w16du:dateUtc="2025-10-18T11:19:00Z">
        <w:r>
          <w:rPr>
            <w:rFonts w:ascii="Times New Roman" w:hAnsi="Times New Roman" w:cs="Times New Roman"/>
            <w:b/>
            <w:bCs/>
            <w:sz w:val="28"/>
            <w:szCs w:val="28"/>
            <w:u w:val="single"/>
            <w:shd w:val="clear" w:color="auto" w:fill="FFFFFF"/>
          </w:rPr>
          <w:lastRenderedPageBreak/>
          <w:t>1)</w:t>
        </w:r>
      </w:ins>
      <w:r w:rsidR="00D67B00" w:rsidRPr="003A0327">
        <w:rPr>
          <w:rFonts w:ascii="Times New Roman" w:hAnsi="Times New Roman" w:cs="Times New Roman"/>
          <w:b/>
          <w:bCs/>
          <w:sz w:val="28"/>
          <w:szCs w:val="28"/>
          <w:u w:val="single"/>
          <w:shd w:val="clear" w:color="auto" w:fill="FFFFFF"/>
          <w:rPrChange w:id="40" w:author="Nidhi Barhate" w:date="2025-10-18T16:40:00Z" w16du:dateUtc="2025-10-18T11:10:00Z">
            <w:rPr>
              <w:shd w:val="clear" w:color="auto" w:fill="FFFFFF"/>
            </w:rPr>
          </w:rPrChange>
        </w:rPr>
        <w:t>Abstract:</w:t>
      </w:r>
    </w:p>
    <w:p w14:paraId="1AB2F00C" w14:textId="2AC992E0" w:rsidR="00D67B00" w:rsidRDefault="00D67B00" w:rsidP="007B0798">
      <w:pPr>
        <w:ind w:hanging="360"/>
        <w:rPr>
          <w:rFonts w:ascii="Times New Roman" w:hAnsi="Times New Roman" w:cs="Times New Roman"/>
          <w:b/>
          <w:bCs/>
          <w:sz w:val="28"/>
          <w:szCs w:val="28"/>
          <w:u w:val="single"/>
          <w:shd w:val="clear" w:color="auto" w:fill="FFFFFF"/>
        </w:rPr>
      </w:pPr>
    </w:p>
    <w:p w14:paraId="31808317" w14:textId="77777777" w:rsidR="00D67B00" w:rsidRDefault="00D67B00" w:rsidP="007B0798">
      <w:pPr>
        <w:ind w:hanging="360"/>
        <w:rPr>
          <w:rFonts w:ascii="Times New Roman" w:hAnsi="Times New Roman" w:cs="Times New Roman"/>
          <w:b/>
          <w:bCs/>
          <w:sz w:val="28"/>
          <w:szCs w:val="28"/>
          <w:u w:val="single"/>
          <w:shd w:val="clear" w:color="auto" w:fill="FFFFFF"/>
        </w:rPr>
      </w:pPr>
    </w:p>
    <w:p w14:paraId="18A06D9D" w14:textId="77777777" w:rsidR="000F5194" w:rsidRDefault="00D67B00" w:rsidP="000F5194">
      <w:pPr>
        <w:pStyle w:val="TimesNewRomanSize"/>
        <w:rPr>
          <w:b w:val="0"/>
          <w:bCs w:val="0"/>
          <w:sz w:val="24"/>
          <w:szCs w:val="24"/>
        </w:rPr>
      </w:pPr>
      <w:r w:rsidRPr="00D67B00">
        <w:rPr>
          <w:b w:val="0"/>
          <w:bCs w:val="0"/>
          <w:sz w:val="24"/>
          <w:szCs w:val="24"/>
        </w:rPr>
        <w:t xml:space="preserve">  </w:t>
      </w:r>
      <w:proofErr w:type="spellStart"/>
      <w:r w:rsidRPr="00D67B00">
        <w:rPr>
          <w:b w:val="0"/>
          <w:bCs w:val="0"/>
          <w:sz w:val="24"/>
          <w:szCs w:val="24"/>
        </w:rPr>
        <w:t>Fampay</w:t>
      </w:r>
      <w:proofErr w:type="spellEnd"/>
      <w:r w:rsidRPr="00D67B00">
        <w:rPr>
          <w:b w:val="0"/>
          <w:bCs w:val="0"/>
          <w:sz w:val="24"/>
          <w:szCs w:val="24"/>
        </w:rPr>
        <w:t xml:space="preserve"> is </w:t>
      </w:r>
      <w:r>
        <w:rPr>
          <w:b w:val="0"/>
          <w:bCs w:val="0"/>
          <w:sz w:val="24"/>
          <w:szCs w:val="24"/>
        </w:rPr>
        <w:t xml:space="preserve">leading digital </w:t>
      </w:r>
      <w:r w:rsidR="000F059F">
        <w:rPr>
          <w:b w:val="0"/>
          <w:bCs w:val="0"/>
          <w:sz w:val="24"/>
          <w:szCs w:val="24"/>
        </w:rPr>
        <w:t xml:space="preserve">payment platform in </w:t>
      </w:r>
      <w:proofErr w:type="spellStart"/>
      <w:r w:rsidR="000F059F">
        <w:rPr>
          <w:b w:val="0"/>
          <w:bCs w:val="0"/>
          <w:sz w:val="24"/>
          <w:szCs w:val="24"/>
        </w:rPr>
        <w:t>india</w:t>
      </w:r>
      <w:proofErr w:type="spellEnd"/>
      <w:r w:rsidR="000F059F">
        <w:rPr>
          <w:b w:val="0"/>
          <w:bCs w:val="0"/>
          <w:sz w:val="24"/>
          <w:szCs w:val="24"/>
        </w:rPr>
        <w:t xml:space="preserve"> that allows users to Transfers </w:t>
      </w:r>
      <w:proofErr w:type="gramStart"/>
      <w:r w:rsidR="000F059F">
        <w:rPr>
          <w:b w:val="0"/>
          <w:bCs w:val="0"/>
          <w:sz w:val="24"/>
          <w:szCs w:val="24"/>
        </w:rPr>
        <w:t>money ,Pay</w:t>
      </w:r>
      <w:proofErr w:type="gramEnd"/>
      <w:r w:rsidR="000F059F">
        <w:rPr>
          <w:b w:val="0"/>
          <w:bCs w:val="0"/>
          <w:sz w:val="24"/>
          <w:szCs w:val="24"/>
        </w:rPr>
        <w:t xml:space="preserve"> bills </w:t>
      </w:r>
      <w:proofErr w:type="spellStart"/>
      <w:proofErr w:type="gramStart"/>
      <w:r w:rsidR="000F059F">
        <w:rPr>
          <w:b w:val="0"/>
          <w:bCs w:val="0"/>
          <w:sz w:val="24"/>
          <w:szCs w:val="24"/>
        </w:rPr>
        <w:t>recharge,mobiles</w:t>
      </w:r>
      <w:proofErr w:type="spellEnd"/>
      <w:r w:rsidR="000F059F">
        <w:rPr>
          <w:b w:val="0"/>
          <w:bCs w:val="0"/>
          <w:sz w:val="24"/>
          <w:szCs w:val="24"/>
        </w:rPr>
        <w:t xml:space="preserve"> ,and</w:t>
      </w:r>
      <w:proofErr w:type="gramEnd"/>
      <w:r w:rsidR="000F059F">
        <w:rPr>
          <w:b w:val="0"/>
          <w:bCs w:val="0"/>
          <w:sz w:val="24"/>
          <w:szCs w:val="24"/>
        </w:rPr>
        <w:t xml:space="preserve"> online as well as offline Purchases easily us</w:t>
      </w:r>
      <w:r w:rsidR="000F5194">
        <w:rPr>
          <w:b w:val="0"/>
          <w:bCs w:val="0"/>
          <w:sz w:val="24"/>
          <w:szCs w:val="24"/>
        </w:rPr>
        <w:t xml:space="preserve">ing their </w:t>
      </w:r>
      <w:proofErr w:type="spellStart"/>
      <w:proofErr w:type="gramStart"/>
      <w:r w:rsidR="000F5194">
        <w:rPr>
          <w:b w:val="0"/>
          <w:bCs w:val="0"/>
          <w:sz w:val="24"/>
          <w:szCs w:val="24"/>
        </w:rPr>
        <w:t>smartphones.It</w:t>
      </w:r>
      <w:proofErr w:type="spellEnd"/>
      <w:proofErr w:type="gramEnd"/>
      <w:r w:rsidR="000F5194">
        <w:rPr>
          <w:b w:val="0"/>
          <w:bCs w:val="0"/>
          <w:sz w:val="24"/>
          <w:szCs w:val="24"/>
        </w:rPr>
        <w:t xml:space="preserve"> was founded in August 2019 and operates under the Unified Payment Interface (UPI)system developed by the National Payments Corporation of India (NPCSI).</w:t>
      </w:r>
    </w:p>
    <w:p w14:paraId="72FD871E" w14:textId="77777777" w:rsidR="000F5194" w:rsidRDefault="000F5194" w:rsidP="000F5194">
      <w:pPr>
        <w:pStyle w:val="TimesNewRomanSize"/>
        <w:rPr>
          <w:b w:val="0"/>
          <w:bCs w:val="0"/>
          <w:sz w:val="24"/>
          <w:szCs w:val="24"/>
        </w:rPr>
      </w:pPr>
    </w:p>
    <w:p w14:paraId="65D6FD84" w14:textId="77777777" w:rsidR="000F5194" w:rsidRDefault="000F5194" w:rsidP="000F5194">
      <w:pPr>
        <w:pStyle w:val="TimesNewRomanSize"/>
        <w:rPr>
          <w:b w:val="0"/>
          <w:bCs w:val="0"/>
          <w:sz w:val="24"/>
          <w:szCs w:val="24"/>
        </w:rPr>
      </w:pPr>
      <w:r>
        <w:rPr>
          <w:b w:val="0"/>
          <w:bCs w:val="0"/>
          <w:sz w:val="24"/>
          <w:szCs w:val="24"/>
        </w:rPr>
        <w:t xml:space="preserve">The App provides a secure and </w:t>
      </w:r>
      <w:proofErr w:type="gramStart"/>
      <w:r>
        <w:rPr>
          <w:b w:val="0"/>
          <w:bCs w:val="0"/>
          <w:sz w:val="24"/>
          <w:szCs w:val="24"/>
        </w:rPr>
        <w:t>user friendly</w:t>
      </w:r>
      <w:proofErr w:type="gramEnd"/>
      <w:r>
        <w:rPr>
          <w:b w:val="0"/>
          <w:bCs w:val="0"/>
          <w:sz w:val="24"/>
          <w:szCs w:val="24"/>
        </w:rPr>
        <w:t xml:space="preserve"> interface that supports multiple payment methods such as bank </w:t>
      </w:r>
      <w:proofErr w:type="spellStart"/>
      <w:proofErr w:type="gramStart"/>
      <w:r>
        <w:rPr>
          <w:b w:val="0"/>
          <w:bCs w:val="0"/>
          <w:sz w:val="24"/>
          <w:szCs w:val="24"/>
        </w:rPr>
        <w:t>transfer,debit</w:t>
      </w:r>
      <w:proofErr w:type="spellEnd"/>
      <w:proofErr w:type="gramEnd"/>
      <w:r>
        <w:rPr>
          <w:b w:val="0"/>
          <w:bCs w:val="0"/>
          <w:sz w:val="24"/>
          <w:szCs w:val="24"/>
        </w:rPr>
        <w:t xml:space="preserve">/credit </w:t>
      </w:r>
      <w:proofErr w:type="spellStart"/>
      <w:proofErr w:type="gramStart"/>
      <w:r>
        <w:rPr>
          <w:b w:val="0"/>
          <w:bCs w:val="0"/>
          <w:sz w:val="24"/>
          <w:szCs w:val="24"/>
        </w:rPr>
        <w:t>card,and</w:t>
      </w:r>
      <w:proofErr w:type="spellEnd"/>
      <w:proofErr w:type="gramEnd"/>
      <w:r>
        <w:rPr>
          <w:b w:val="0"/>
          <w:bCs w:val="0"/>
          <w:sz w:val="24"/>
          <w:szCs w:val="24"/>
        </w:rPr>
        <w:t xml:space="preserve"> </w:t>
      </w:r>
      <w:proofErr w:type="spellStart"/>
      <w:proofErr w:type="gramStart"/>
      <w:r>
        <w:rPr>
          <w:b w:val="0"/>
          <w:bCs w:val="0"/>
          <w:sz w:val="24"/>
          <w:szCs w:val="24"/>
        </w:rPr>
        <w:t>wallets.Fampay</w:t>
      </w:r>
      <w:proofErr w:type="spellEnd"/>
      <w:proofErr w:type="gramEnd"/>
      <w:r>
        <w:rPr>
          <w:b w:val="0"/>
          <w:bCs w:val="0"/>
          <w:sz w:val="24"/>
          <w:szCs w:val="24"/>
        </w:rPr>
        <w:t xml:space="preserve"> has transformed the way Indians handles financial Transactions by promoting cashless services like mutual fund </w:t>
      </w:r>
      <w:proofErr w:type="spellStart"/>
      <w:proofErr w:type="gramStart"/>
      <w:r>
        <w:rPr>
          <w:b w:val="0"/>
          <w:bCs w:val="0"/>
          <w:sz w:val="24"/>
          <w:szCs w:val="24"/>
        </w:rPr>
        <w:t>investment,insurance</w:t>
      </w:r>
      <w:proofErr w:type="gramEnd"/>
      <w:r>
        <w:rPr>
          <w:b w:val="0"/>
          <w:bCs w:val="0"/>
          <w:sz w:val="24"/>
          <w:szCs w:val="24"/>
        </w:rPr>
        <w:t>,and</w:t>
      </w:r>
      <w:proofErr w:type="spellEnd"/>
      <w:r>
        <w:rPr>
          <w:b w:val="0"/>
          <w:bCs w:val="0"/>
          <w:sz w:val="24"/>
          <w:szCs w:val="24"/>
        </w:rPr>
        <w:t xml:space="preserve"> gold purchase.</w:t>
      </w:r>
    </w:p>
    <w:p w14:paraId="435E32EE" w14:textId="77777777" w:rsidR="000F5194" w:rsidRDefault="000F5194" w:rsidP="000F5194">
      <w:pPr>
        <w:pStyle w:val="TimesNewRomanSize"/>
        <w:rPr>
          <w:b w:val="0"/>
          <w:bCs w:val="0"/>
          <w:sz w:val="24"/>
          <w:szCs w:val="24"/>
        </w:rPr>
      </w:pPr>
    </w:p>
    <w:p w14:paraId="66FF465F" w14:textId="3A1CCAD7" w:rsidR="000F5194" w:rsidRPr="00D67B00" w:rsidRDefault="000F5194" w:rsidP="000F5194">
      <w:pPr>
        <w:pStyle w:val="TimesNewRomanSize"/>
        <w:rPr>
          <w:b w:val="0"/>
          <w:bCs w:val="0"/>
          <w:sz w:val="24"/>
          <w:szCs w:val="24"/>
        </w:rPr>
      </w:pPr>
      <w:r>
        <w:rPr>
          <w:b w:val="0"/>
          <w:bCs w:val="0"/>
          <w:sz w:val="24"/>
          <w:szCs w:val="24"/>
        </w:rPr>
        <w:t xml:space="preserve">By integrating financial services &amp; digital </w:t>
      </w:r>
      <w:proofErr w:type="spellStart"/>
      <w:proofErr w:type="gramStart"/>
      <w:r>
        <w:rPr>
          <w:b w:val="0"/>
          <w:bCs w:val="0"/>
          <w:sz w:val="24"/>
          <w:szCs w:val="24"/>
        </w:rPr>
        <w:t>payments,fampay</w:t>
      </w:r>
      <w:proofErr w:type="spellEnd"/>
      <w:proofErr w:type="gramEnd"/>
      <w:r>
        <w:rPr>
          <w:b w:val="0"/>
          <w:bCs w:val="0"/>
          <w:sz w:val="24"/>
          <w:szCs w:val="24"/>
        </w:rPr>
        <w:t xml:space="preserve"> has played crucial role in India’s Digital India Mission encouraging financial inclusion &amp; simplifying </w:t>
      </w:r>
      <w:r w:rsidR="00ED1DAB">
        <w:rPr>
          <w:b w:val="0"/>
          <w:bCs w:val="0"/>
          <w:sz w:val="24"/>
          <w:szCs w:val="24"/>
        </w:rPr>
        <w:t xml:space="preserve">everyday payments for </w:t>
      </w:r>
      <w:proofErr w:type="spellStart"/>
      <w:r w:rsidR="00ED1DAB">
        <w:rPr>
          <w:b w:val="0"/>
          <w:bCs w:val="0"/>
          <w:sz w:val="24"/>
          <w:szCs w:val="24"/>
        </w:rPr>
        <w:t>million</w:t>
      </w:r>
      <w:proofErr w:type="spellEnd"/>
      <w:r w:rsidR="00ED1DAB">
        <w:rPr>
          <w:b w:val="0"/>
          <w:bCs w:val="0"/>
          <w:sz w:val="24"/>
          <w:szCs w:val="24"/>
        </w:rPr>
        <w:t xml:space="preserve"> of users.</w:t>
      </w:r>
      <w:r>
        <w:rPr>
          <w:b w:val="0"/>
          <w:bCs w:val="0"/>
          <w:sz w:val="24"/>
          <w:szCs w:val="24"/>
        </w:rPr>
        <w:t xml:space="preserve"> </w:t>
      </w:r>
    </w:p>
    <w:p w14:paraId="7EB0B7CA" w14:textId="77777777" w:rsidR="00D67B00" w:rsidRDefault="00D67B00">
      <w:pPr>
        <w:spacing w:line="259" w:lineRule="auto"/>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br w:type="page"/>
      </w:r>
    </w:p>
    <w:p w14:paraId="2612A553" w14:textId="7D9E5AFD" w:rsidR="00D67B00" w:rsidRDefault="00D67B00">
      <w:pPr>
        <w:spacing w:line="259" w:lineRule="auto"/>
        <w:rPr>
          <w:rFonts w:ascii="Times New Roman" w:hAnsi="Times New Roman" w:cs="Times New Roman"/>
          <w:b/>
          <w:bCs/>
          <w:sz w:val="28"/>
          <w:szCs w:val="28"/>
          <w:u w:val="single"/>
          <w:shd w:val="clear" w:color="auto" w:fill="FFFFFF"/>
        </w:rPr>
      </w:pPr>
    </w:p>
    <w:p w14:paraId="5C1FACD4" w14:textId="77777777" w:rsidR="008C2F77" w:rsidRDefault="008C2F77" w:rsidP="007B0798">
      <w:pPr>
        <w:ind w:hanging="360"/>
        <w:rPr>
          <w:rFonts w:ascii="Times New Roman" w:hAnsi="Times New Roman" w:cs="Times New Roman"/>
          <w:b/>
          <w:bCs/>
          <w:sz w:val="28"/>
          <w:szCs w:val="28"/>
          <w:u w:val="single"/>
          <w:shd w:val="clear" w:color="auto" w:fill="FFFFFF"/>
        </w:rPr>
      </w:pPr>
    </w:p>
    <w:p w14:paraId="3775D2E1" w14:textId="56D4A343" w:rsidR="00D67B00" w:rsidRPr="003A0327" w:rsidRDefault="008E0958">
      <w:pPr>
        <w:pStyle w:val="ListParagraph"/>
        <w:ind w:left="0"/>
        <w:rPr>
          <w:rFonts w:ascii="Times New Roman" w:hAnsi="Times New Roman" w:cs="Times New Roman"/>
          <w:b/>
          <w:bCs/>
          <w:sz w:val="28"/>
          <w:szCs w:val="28"/>
          <w:u w:val="single"/>
          <w:shd w:val="clear" w:color="auto" w:fill="FFFFFF"/>
          <w:rPrChange w:id="41" w:author="Nidhi Barhate" w:date="2025-10-18T16:40:00Z" w16du:dateUtc="2025-10-18T11:10:00Z">
            <w:rPr>
              <w:shd w:val="clear" w:color="auto" w:fill="FFFFFF"/>
            </w:rPr>
          </w:rPrChange>
        </w:rPr>
        <w:pPrChange w:id="42" w:author="Nidhi Barhate" w:date="2025-10-18T16:48:00Z" w16du:dateUtc="2025-10-18T11:18:00Z">
          <w:pPr>
            <w:ind w:hanging="360"/>
          </w:pPr>
        </w:pPrChange>
      </w:pPr>
      <w:ins w:id="43" w:author="Nidhi Barhate" w:date="2025-10-18T16:49:00Z" w16du:dateUtc="2025-10-18T11:19:00Z">
        <w:r>
          <w:rPr>
            <w:rFonts w:ascii="Times New Roman" w:hAnsi="Times New Roman" w:cs="Times New Roman"/>
            <w:b/>
            <w:bCs/>
            <w:sz w:val="28"/>
            <w:szCs w:val="28"/>
            <w:u w:val="single"/>
            <w:shd w:val="clear" w:color="auto" w:fill="FFFFFF"/>
          </w:rPr>
          <w:t>2)</w:t>
        </w:r>
      </w:ins>
      <w:r w:rsidR="00D67B00" w:rsidRPr="003A0327">
        <w:rPr>
          <w:rFonts w:ascii="Times New Roman" w:hAnsi="Times New Roman" w:cs="Times New Roman"/>
          <w:b/>
          <w:bCs/>
          <w:sz w:val="28"/>
          <w:szCs w:val="28"/>
          <w:u w:val="single"/>
          <w:shd w:val="clear" w:color="auto" w:fill="FFFFFF"/>
          <w:rPrChange w:id="44" w:author="Nidhi Barhate" w:date="2025-10-18T16:40:00Z" w16du:dateUtc="2025-10-18T11:10:00Z">
            <w:rPr>
              <w:shd w:val="clear" w:color="auto" w:fill="FFFFFF"/>
            </w:rPr>
          </w:rPrChange>
        </w:rPr>
        <w:t>Introduction:</w:t>
      </w:r>
    </w:p>
    <w:p w14:paraId="77DE68BC" w14:textId="77777777" w:rsidR="006F3336" w:rsidRDefault="006F3336" w:rsidP="007B0798">
      <w:pPr>
        <w:ind w:hanging="360"/>
        <w:rPr>
          <w:rFonts w:ascii="Times New Roman" w:hAnsi="Times New Roman" w:cs="Times New Roman"/>
          <w:b/>
          <w:bCs/>
          <w:sz w:val="28"/>
          <w:szCs w:val="28"/>
          <w:u w:val="single"/>
          <w:shd w:val="clear" w:color="auto" w:fill="FFFFFF"/>
        </w:rPr>
      </w:pPr>
    </w:p>
    <w:p w14:paraId="4B19D88A" w14:textId="77777777" w:rsidR="006F3336" w:rsidRPr="00416DD0" w:rsidRDefault="006F3336" w:rsidP="006F3336">
      <w:pPr>
        <w:pStyle w:val="TimesNewRomanSize"/>
      </w:pPr>
    </w:p>
    <w:p w14:paraId="79DF059D" w14:textId="77777777" w:rsidR="006F3336" w:rsidRPr="006F3336" w:rsidRDefault="006F3336" w:rsidP="006F3336">
      <w:pPr>
        <w:pStyle w:val="TimesNewRomanSize"/>
        <w:spacing w:line="360" w:lineRule="auto"/>
        <w:rPr>
          <w:b w:val="0"/>
          <w:bCs w:val="0"/>
          <w:sz w:val="24"/>
          <w:szCs w:val="24"/>
        </w:rPr>
      </w:pPr>
      <w:proofErr w:type="spellStart"/>
      <w:r w:rsidRPr="003A0327">
        <w:rPr>
          <w:color w:val="000000" w:themeColor="text1"/>
          <w:sz w:val="24"/>
          <w:szCs w:val="24"/>
          <w:rPrChange w:id="45" w:author="Nidhi Barhate" w:date="2025-10-18T16:37:00Z" w16du:dateUtc="2025-10-18T11:07:00Z">
            <w:rPr>
              <w:color w:val="EE0000"/>
              <w:sz w:val="24"/>
              <w:szCs w:val="24"/>
            </w:rPr>
          </w:rPrChange>
        </w:rPr>
        <w:t>Fampay</w:t>
      </w:r>
      <w:proofErr w:type="spellEnd"/>
      <w:r w:rsidRPr="003A0327">
        <w:rPr>
          <w:b w:val="0"/>
          <w:bCs w:val="0"/>
          <w:color w:val="000000" w:themeColor="text1"/>
          <w:sz w:val="24"/>
          <w:szCs w:val="24"/>
          <w:rPrChange w:id="46" w:author="Nidhi Barhate" w:date="2025-10-18T16:37:00Z" w16du:dateUtc="2025-10-18T11:07:00Z">
            <w:rPr>
              <w:b w:val="0"/>
              <w:bCs w:val="0"/>
              <w:sz w:val="24"/>
              <w:szCs w:val="24"/>
            </w:rPr>
          </w:rPrChange>
        </w:rPr>
        <w:t> </w:t>
      </w:r>
      <w:r w:rsidRPr="006F3336">
        <w:rPr>
          <w:b w:val="0"/>
          <w:bCs w:val="0"/>
          <w:sz w:val="24"/>
          <w:szCs w:val="24"/>
        </w:rPr>
        <w:t xml:space="preserve">is India’s pioneering neobank and payment app, specifically designed to empower teenagers and young adults with independent, secure, and educational digital financial services under parental supervision.    Through the </w:t>
      </w:r>
      <w:proofErr w:type="spellStart"/>
      <w:r w:rsidRPr="006F3336">
        <w:rPr>
          <w:b w:val="0"/>
          <w:bCs w:val="0"/>
          <w:sz w:val="24"/>
          <w:szCs w:val="24"/>
        </w:rPr>
        <w:t>FamPay</w:t>
      </w:r>
      <w:proofErr w:type="spellEnd"/>
      <w:r w:rsidRPr="006F3336">
        <w:rPr>
          <w:b w:val="0"/>
          <w:bCs w:val="0"/>
          <w:sz w:val="24"/>
          <w:szCs w:val="24"/>
        </w:rPr>
        <w:t xml:space="preserve"> (now </w:t>
      </w:r>
      <w:proofErr w:type="spellStart"/>
      <w:r w:rsidRPr="006F3336">
        <w:rPr>
          <w:b w:val="0"/>
          <w:bCs w:val="0"/>
          <w:sz w:val="24"/>
          <w:szCs w:val="24"/>
        </w:rPr>
        <w:t>FamApp</w:t>
      </w:r>
      <w:proofErr w:type="spellEnd"/>
      <w:r w:rsidRPr="006F3336">
        <w:rPr>
          <w:b w:val="0"/>
          <w:bCs w:val="0"/>
          <w:sz w:val="24"/>
          <w:szCs w:val="24"/>
        </w:rPr>
        <w:t xml:space="preserve">) platform, minors can make UPI payments, peer-to-peer transfers, and use prepaid cards for both online and offline purchases, all without the need for a traditional bank account. </w:t>
      </w:r>
    </w:p>
    <w:p w14:paraId="7BE756F6" w14:textId="77777777" w:rsidR="006F3336" w:rsidRPr="006F3336" w:rsidRDefault="006F3336" w:rsidP="006F3336">
      <w:pPr>
        <w:pStyle w:val="TimesNewRomanSize"/>
        <w:spacing w:line="360" w:lineRule="auto"/>
        <w:rPr>
          <w:b w:val="0"/>
          <w:bCs w:val="0"/>
          <w:sz w:val="24"/>
          <w:szCs w:val="24"/>
        </w:rPr>
      </w:pPr>
      <w:proofErr w:type="spellStart"/>
      <w:r w:rsidRPr="003A0327">
        <w:rPr>
          <w:color w:val="000000" w:themeColor="text1"/>
          <w:sz w:val="24"/>
          <w:szCs w:val="24"/>
          <w:rPrChange w:id="47" w:author="Nidhi Barhate" w:date="2025-10-18T16:37:00Z" w16du:dateUtc="2025-10-18T11:07:00Z">
            <w:rPr>
              <w:b w:val="0"/>
              <w:bCs w:val="0"/>
              <w:color w:val="EE0000"/>
              <w:sz w:val="24"/>
              <w:szCs w:val="24"/>
            </w:rPr>
          </w:rPrChange>
        </w:rPr>
        <w:t>FamPay</w:t>
      </w:r>
      <w:proofErr w:type="spellEnd"/>
      <w:r w:rsidRPr="006F3336">
        <w:rPr>
          <w:b w:val="0"/>
          <w:bCs w:val="0"/>
          <w:sz w:val="24"/>
          <w:szCs w:val="24"/>
        </w:rPr>
        <w:t xml:space="preserve"> was founded in August 2019 by Kush Taneja and Sambhav Jain, graduates of IIT Roorkee, in Bengaluru, India. The founders observed that teenagers in India lacked access to secure, independent financial tools and set out to create a platform tailored to their needs.</w:t>
      </w:r>
    </w:p>
    <w:p w14:paraId="7500102D" w14:textId="77777777" w:rsidR="006F3336" w:rsidRPr="006F3336" w:rsidRDefault="006F3336" w:rsidP="006F3336">
      <w:pPr>
        <w:pStyle w:val="TimesNewRomanSize"/>
        <w:spacing w:line="360" w:lineRule="auto"/>
        <w:rPr>
          <w:b w:val="0"/>
          <w:bCs w:val="0"/>
          <w:sz w:val="24"/>
          <w:szCs w:val="24"/>
        </w:rPr>
      </w:pPr>
      <w:r w:rsidRPr="006F3336">
        <w:rPr>
          <w:b w:val="0"/>
          <w:bCs w:val="0"/>
          <w:sz w:val="24"/>
          <w:szCs w:val="24"/>
        </w:rPr>
        <w:t>The company raised $4.7 million in seed funding in March 2020, followed by a substantial $38 million Series A in June 2021, marking some of the largest funding rounds in India’s startup ecosystem for its segment.</w:t>
      </w:r>
    </w:p>
    <w:p w14:paraId="628A1450" w14:textId="77777777" w:rsidR="00987425" w:rsidRDefault="00987425" w:rsidP="006F3336">
      <w:pPr>
        <w:spacing w:line="360" w:lineRule="auto"/>
        <w:ind w:firstLine="720"/>
        <w:jc w:val="both"/>
        <w:rPr>
          <w:rFonts w:ascii="Times New Roman" w:hAnsi="Times New Roman" w:cs="Times New Roman"/>
          <w:sz w:val="40"/>
          <w:szCs w:val="40"/>
          <w:shd w:val="clear" w:color="auto" w:fill="FFFFFF"/>
        </w:rPr>
      </w:pPr>
    </w:p>
    <w:p w14:paraId="32DB7C0B" w14:textId="77777777" w:rsidR="006F3336" w:rsidRDefault="006F3336" w:rsidP="006F3336">
      <w:pPr>
        <w:spacing w:line="360" w:lineRule="auto"/>
        <w:ind w:firstLine="720"/>
        <w:jc w:val="both"/>
        <w:rPr>
          <w:rFonts w:ascii="Times New Roman" w:hAnsi="Times New Roman" w:cs="Times New Roman"/>
          <w:sz w:val="40"/>
          <w:szCs w:val="40"/>
          <w:shd w:val="clear" w:color="auto" w:fill="FFFFFF"/>
        </w:rPr>
      </w:pPr>
    </w:p>
    <w:p w14:paraId="10C9FDD6" w14:textId="77777777" w:rsidR="006F3336" w:rsidRDefault="006F3336" w:rsidP="006F3336">
      <w:pPr>
        <w:spacing w:line="360" w:lineRule="auto"/>
        <w:ind w:firstLine="720"/>
        <w:jc w:val="both"/>
        <w:rPr>
          <w:rFonts w:ascii="Times New Roman" w:hAnsi="Times New Roman" w:cs="Times New Roman"/>
          <w:sz w:val="40"/>
          <w:szCs w:val="40"/>
          <w:shd w:val="clear" w:color="auto" w:fill="FFFFFF"/>
        </w:rPr>
      </w:pPr>
    </w:p>
    <w:p w14:paraId="2F98BBCB" w14:textId="77777777" w:rsidR="006F3336" w:rsidRDefault="006F3336" w:rsidP="006F3336">
      <w:pPr>
        <w:spacing w:line="360" w:lineRule="auto"/>
        <w:ind w:firstLine="720"/>
        <w:jc w:val="both"/>
        <w:rPr>
          <w:rFonts w:ascii="Times New Roman" w:hAnsi="Times New Roman" w:cs="Times New Roman"/>
          <w:sz w:val="40"/>
          <w:szCs w:val="40"/>
          <w:shd w:val="clear" w:color="auto" w:fill="FFFFFF"/>
        </w:rPr>
      </w:pPr>
    </w:p>
    <w:p w14:paraId="0C9D29F6" w14:textId="77777777" w:rsidR="006F3336" w:rsidRDefault="006F3336" w:rsidP="006F3336">
      <w:pPr>
        <w:spacing w:line="360" w:lineRule="auto"/>
        <w:ind w:firstLine="720"/>
        <w:jc w:val="both"/>
        <w:rPr>
          <w:rFonts w:ascii="Times New Roman" w:hAnsi="Times New Roman" w:cs="Times New Roman"/>
          <w:sz w:val="40"/>
          <w:szCs w:val="40"/>
          <w:shd w:val="clear" w:color="auto" w:fill="FFFFFF"/>
        </w:rPr>
      </w:pPr>
    </w:p>
    <w:p w14:paraId="5C417C43" w14:textId="07E5B51A" w:rsidR="00ED1DAB" w:rsidRDefault="00ED1DAB" w:rsidP="006F3336">
      <w:pPr>
        <w:spacing w:line="360" w:lineRule="auto"/>
        <w:ind w:firstLine="720"/>
        <w:jc w:val="both"/>
        <w:rPr>
          <w:rFonts w:ascii="Times New Roman" w:hAnsi="Times New Roman" w:cs="Times New Roman"/>
          <w:sz w:val="40"/>
          <w:szCs w:val="40"/>
          <w:shd w:val="clear" w:color="auto" w:fill="FFFFFF"/>
        </w:rPr>
      </w:pPr>
    </w:p>
    <w:p w14:paraId="6DB9B1C5" w14:textId="28CE7FE5" w:rsidR="006F3336" w:rsidRDefault="00ED1DAB" w:rsidP="008E0958">
      <w:pPr>
        <w:pStyle w:val="TimesNewRomanSize"/>
        <w:ind w:firstLine="0"/>
        <w:rPr>
          <w:sz w:val="28"/>
          <w:szCs w:val="28"/>
          <w:u w:val="single"/>
        </w:rPr>
      </w:pPr>
      <w:r>
        <w:br w:type="page"/>
      </w:r>
      <w:ins w:id="48" w:author="Nidhi Barhate" w:date="2025-10-18T16:48:00Z" w16du:dateUtc="2025-10-18T11:18:00Z">
        <w:r w:rsidR="008E0958" w:rsidRPr="008E0958">
          <w:rPr>
            <w:sz w:val="28"/>
            <w:szCs w:val="28"/>
            <w:rPrChange w:id="49" w:author="Nidhi Barhate" w:date="2025-10-18T16:48:00Z" w16du:dateUtc="2025-10-18T11:18:00Z">
              <w:rPr/>
            </w:rPrChange>
          </w:rPr>
          <w:lastRenderedPageBreak/>
          <w:t>3)</w:t>
        </w:r>
      </w:ins>
      <w:r w:rsidRPr="00ED1DAB">
        <w:rPr>
          <w:sz w:val="28"/>
          <w:szCs w:val="28"/>
          <w:u w:val="single"/>
        </w:rPr>
        <w:t>Project Field Work Topic / Literature Review</w:t>
      </w:r>
      <w:r>
        <w:rPr>
          <w:sz w:val="28"/>
          <w:szCs w:val="28"/>
          <w:u w:val="single"/>
        </w:rPr>
        <w:t>:</w:t>
      </w:r>
    </w:p>
    <w:p w14:paraId="36FEA9BC" w14:textId="77777777" w:rsidR="00ED1DAB" w:rsidRDefault="00ED1DAB" w:rsidP="00ED1DAB">
      <w:pPr>
        <w:pStyle w:val="TimesNewRomanSize"/>
        <w:ind w:firstLine="0"/>
        <w:rPr>
          <w:sz w:val="28"/>
          <w:szCs w:val="28"/>
          <w:u w:val="single"/>
        </w:rPr>
      </w:pPr>
    </w:p>
    <w:p w14:paraId="57447302" w14:textId="192F5A07" w:rsidR="00ED1DAB" w:rsidRDefault="00ED1DAB" w:rsidP="00ED1DAB">
      <w:pPr>
        <w:pStyle w:val="TimesNewRomanSize"/>
        <w:ind w:firstLine="0"/>
        <w:rPr>
          <w:ins w:id="50" w:author="Nidhi Barhate" w:date="2025-10-16T19:09:00Z" w16du:dateUtc="2025-10-16T13:39:00Z"/>
          <w:b w:val="0"/>
          <w:bCs w:val="0"/>
          <w:sz w:val="24"/>
          <w:szCs w:val="24"/>
        </w:rPr>
      </w:pPr>
      <w:ins w:id="51" w:author="Nidhi Barhate" w:date="2025-10-16T19:07:00Z" w16du:dateUtc="2025-10-16T13:37:00Z">
        <w:r w:rsidRPr="00ED1DAB">
          <w:rPr>
            <w:b w:val="0"/>
            <w:bCs w:val="0"/>
            <w:sz w:val="24"/>
            <w:szCs w:val="24"/>
            <w:rPrChange w:id="52" w:author="Nidhi Barhate" w:date="2025-10-16T19:07:00Z" w16du:dateUtc="2025-10-16T13:37:00Z">
              <w:rPr>
                <w:sz w:val="28"/>
                <w:szCs w:val="28"/>
                <w:u w:val="single"/>
              </w:rPr>
            </w:rPrChange>
          </w:rPr>
          <w:t xml:space="preserve">The </w:t>
        </w:r>
        <w:r>
          <w:rPr>
            <w:b w:val="0"/>
            <w:bCs w:val="0"/>
            <w:sz w:val="24"/>
            <w:szCs w:val="24"/>
          </w:rPr>
          <w:t>rise o</w:t>
        </w:r>
      </w:ins>
      <w:ins w:id="53" w:author="Nidhi Barhate" w:date="2025-10-16T19:17:00Z" w16du:dateUtc="2025-10-16T13:47:00Z">
        <w:r w:rsidR="00937EA7">
          <w:rPr>
            <w:b w:val="0"/>
            <w:bCs w:val="0"/>
            <w:sz w:val="24"/>
            <w:szCs w:val="24"/>
          </w:rPr>
          <w:t>f</w:t>
        </w:r>
      </w:ins>
      <w:ins w:id="54" w:author="Nidhi Barhate" w:date="2025-10-16T19:07:00Z" w16du:dateUtc="2025-10-16T13:37:00Z">
        <w:r>
          <w:rPr>
            <w:b w:val="0"/>
            <w:bCs w:val="0"/>
            <w:sz w:val="24"/>
            <w:szCs w:val="24"/>
          </w:rPr>
          <w:t xml:space="preserve"> digital payment system is in </w:t>
        </w:r>
      </w:ins>
      <w:ins w:id="55" w:author="Nidhi Barhate" w:date="2025-10-16T19:08:00Z" w16du:dateUtc="2025-10-16T13:38:00Z">
        <w:r>
          <w:rPr>
            <w:b w:val="0"/>
            <w:bCs w:val="0"/>
            <w:sz w:val="24"/>
            <w:szCs w:val="24"/>
          </w:rPr>
          <w:t xml:space="preserve">India has transformed how people conduct financial </w:t>
        </w:r>
        <w:proofErr w:type="spellStart"/>
        <w:proofErr w:type="gramStart"/>
        <w:r>
          <w:rPr>
            <w:b w:val="0"/>
            <w:bCs w:val="0"/>
            <w:sz w:val="24"/>
            <w:szCs w:val="24"/>
          </w:rPr>
          <w:t>transactions.Several</w:t>
        </w:r>
        <w:proofErr w:type="spellEnd"/>
        <w:proofErr w:type="gramEnd"/>
        <w:r>
          <w:rPr>
            <w:b w:val="0"/>
            <w:bCs w:val="0"/>
            <w:sz w:val="24"/>
            <w:szCs w:val="24"/>
          </w:rPr>
          <w:t xml:space="preserve"> </w:t>
        </w:r>
        <w:proofErr w:type="spellStart"/>
        <w:r>
          <w:rPr>
            <w:b w:val="0"/>
            <w:bCs w:val="0"/>
            <w:sz w:val="24"/>
            <w:szCs w:val="24"/>
          </w:rPr>
          <w:t>reasearcher</w:t>
        </w:r>
        <w:proofErr w:type="spellEnd"/>
        <w:r>
          <w:rPr>
            <w:b w:val="0"/>
            <w:bCs w:val="0"/>
            <w:sz w:val="24"/>
            <w:szCs w:val="24"/>
          </w:rPr>
          <w:t xml:space="preserve"> and studies have </w:t>
        </w:r>
        <w:proofErr w:type="spellStart"/>
        <w:r>
          <w:rPr>
            <w:b w:val="0"/>
            <w:bCs w:val="0"/>
            <w:sz w:val="24"/>
            <w:szCs w:val="24"/>
          </w:rPr>
          <w:t>analyzed</w:t>
        </w:r>
        <w:proofErr w:type="spellEnd"/>
        <w:r>
          <w:rPr>
            <w:b w:val="0"/>
            <w:bCs w:val="0"/>
            <w:sz w:val="24"/>
            <w:szCs w:val="24"/>
          </w:rPr>
          <w:t xml:space="preserve"> the </w:t>
        </w:r>
        <w:proofErr w:type="gramStart"/>
        <w:r>
          <w:rPr>
            <w:b w:val="0"/>
            <w:bCs w:val="0"/>
            <w:sz w:val="24"/>
            <w:szCs w:val="24"/>
          </w:rPr>
          <w:t>impact ,</w:t>
        </w:r>
        <w:proofErr w:type="spellStart"/>
        <w:r>
          <w:rPr>
            <w:b w:val="0"/>
            <w:bCs w:val="0"/>
            <w:sz w:val="24"/>
            <w:szCs w:val="24"/>
          </w:rPr>
          <w:t>adoption</w:t>
        </w:r>
        <w:proofErr w:type="gramEnd"/>
        <w:r>
          <w:rPr>
            <w:b w:val="0"/>
            <w:bCs w:val="0"/>
            <w:sz w:val="24"/>
            <w:szCs w:val="24"/>
          </w:rPr>
          <w:t>,</w:t>
        </w:r>
      </w:ins>
      <w:ins w:id="56" w:author="Nidhi Barhate" w:date="2025-10-16T19:09:00Z" w16du:dateUtc="2025-10-16T13:39:00Z">
        <w:r>
          <w:rPr>
            <w:b w:val="0"/>
            <w:bCs w:val="0"/>
            <w:sz w:val="24"/>
            <w:szCs w:val="24"/>
          </w:rPr>
          <w:t>and</w:t>
        </w:r>
        <w:proofErr w:type="spellEnd"/>
        <w:r>
          <w:rPr>
            <w:b w:val="0"/>
            <w:bCs w:val="0"/>
            <w:sz w:val="24"/>
            <w:szCs w:val="24"/>
          </w:rPr>
          <w:t xml:space="preserve"> growth of mobile payment platform like </w:t>
        </w:r>
        <w:proofErr w:type="spellStart"/>
        <w:r>
          <w:rPr>
            <w:b w:val="0"/>
            <w:bCs w:val="0"/>
            <w:sz w:val="24"/>
            <w:szCs w:val="24"/>
          </w:rPr>
          <w:t>Fampay</w:t>
        </w:r>
        <w:proofErr w:type="spellEnd"/>
        <w:r>
          <w:rPr>
            <w:b w:val="0"/>
            <w:bCs w:val="0"/>
            <w:sz w:val="24"/>
            <w:szCs w:val="24"/>
          </w:rPr>
          <w:t>.</w:t>
        </w:r>
      </w:ins>
    </w:p>
    <w:p w14:paraId="5FC3CD0C" w14:textId="77777777" w:rsidR="00ED1DAB" w:rsidRDefault="00ED1DAB" w:rsidP="00ED1DAB">
      <w:pPr>
        <w:pStyle w:val="TimesNewRomanSize"/>
        <w:ind w:firstLine="0"/>
        <w:rPr>
          <w:ins w:id="57" w:author="Nidhi Barhate" w:date="2025-10-16T19:09:00Z" w16du:dateUtc="2025-10-16T13:39:00Z"/>
          <w:b w:val="0"/>
          <w:bCs w:val="0"/>
          <w:sz w:val="24"/>
          <w:szCs w:val="24"/>
        </w:rPr>
      </w:pPr>
    </w:p>
    <w:p w14:paraId="5B16CB06" w14:textId="3A2C6EAD" w:rsidR="00ED1DAB" w:rsidRDefault="00ED1DAB" w:rsidP="00ED1DAB">
      <w:pPr>
        <w:pStyle w:val="TimesNewRomanSize"/>
        <w:ind w:firstLine="0"/>
        <w:rPr>
          <w:ins w:id="58" w:author="Nidhi Barhate" w:date="2025-10-16T19:14:00Z" w16du:dateUtc="2025-10-16T13:44:00Z"/>
          <w:b w:val="0"/>
          <w:bCs w:val="0"/>
          <w:sz w:val="24"/>
          <w:szCs w:val="24"/>
        </w:rPr>
      </w:pPr>
      <w:ins w:id="59" w:author="Nidhi Barhate" w:date="2025-10-16T19:09:00Z" w16du:dateUtc="2025-10-16T13:39:00Z">
        <w:r>
          <w:rPr>
            <w:b w:val="0"/>
            <w:bCs w:val="0"/>
            <w:sz w:val="24"/>
            <w:szCs w:val="24"/>
          </w:rPr>
          <w:t xml:space="preserve">According to </w:t>
        </w:r>
        <w:proofErr w:type="gramStart"/>
        <w:r>
          <w:rPr>
            <w:b w:val="0"/>
            <w:bCs w:val="0"/>
            <w:sz w:val="24"/>
            <w:szCs w:val="24"/>
          </w:rPr>
          <w:t>RBI(</w:t>
        </w:r>
        <w:proofErr w:type="gramEnd"/>
        <w:r>
          <w:rPr>
            <w:b w:val="0"/>
            <w:bCs w:val="0"/>
            <w:sz w:val="24"/>
            <w:szCs w:val="24"/>
          </w:rPr>
          <w:t>Reserve Ban</w:t>
        </w:r>
      </w:ins>
      <w:ins w:id="60" w:author="Nidhi Barhate" w:date="2025-10-16T19:10:00Z" w16du:dateUtc="2025-10-16T13:40:00Z">
        <w:r>
          <w:rPr>
            <w:b w:val="0"/>
            <w:bCs w:val="0"/>
            <w:sz w:val="24"/>
            <w:szCs w:val="24"/>
          </w:rPr>
          <w:t xml:space="preserve">k </w:t>
        </w:r>
        <w:proofErr w:type="gramStart"/>
        <w:r>
          <w:rPr>
            <w:b w:val="0"/>
            <w:bCs w:val="0"/>
            <w:sz w:val="24"/>
            <w:szCs w:val="24"/>
          </w:rPr>
          <w:t>Of</w:t>
        </w:r>
        <w:proofErr w:type="gramEnd"/>
        <w:r>
          <w:rPr>
            <w:b w:val="0"/>
            <w:bCs w:val="0"/>
            <w:sz w:val="24"/>
            <w:szCs w:val="24"/>
          </w:rPr>
          <w:t xml:space="preserve"> India) </w:t>
        </w:r>
        <w:proofErr w:type="gramStart"/>
        <w:r>
          <w:rPr>
            <w:b w:val="0"/>
            <w:bCs w:val="0"/>
            <w:sz w:val="24"/>
            <w:szCs w:val="24"/>
          </w:rPr>
          <w:t>reports ,the</w:t>
        </w:r>
        <w:proofErr w:type="gramEnd"/>
        <w:r>
          <w:rPr>
            <w:b w:val="0"/>
            <w:bCs w:val="0"/>
            <w:sz w:val="24"/>
            <w:szCs w:val="24"/>
          </w:rPr>
          <w:t xml:space="preserve"> Introduction of </w:t>
        </w:r>
      </w:ins>
      <w:ins w:id="61" w:author="Nidhi Barhate" w:date="2025-10-16T19:12:00Z" w16du:dateUtc="2025-10-16T13:42:00Z">
        <w:r w:rsidR="00937EA7">
          <w:rPr>
            <w:b w:val="0"/>
            <w:bCs w:val="0"/>
            <w:sz w:val="24"/>
            <w:szCs w:val="24"/>
          </w:rPr>
          <w:t xml:space="preserve">Unified Payments </w:t>
        </w:r>
        <w:proofErr w:type="gramStart"/>
        <w:r w:rsidR="00937EA7">
          <w:rPr>
            <w:b w:val="0"/>
            <w:bCs w:val="0"/>
            <w:sz w:val="24"/>
            <w:szCs w:val="24"/>
          </w:rPr>
          <w:t>Interface(</w:t>
        </w:r>
        <w:proofErr w:type="gramEnd"/>
        <w:r w:rsidR="00937EA7">
          <w:rPr>
            <w:b w:val="0"/>
            <w:bCs w:val="0"/>
            <w:sz w:val="24"/>
            <w:szCs w:val="24"/>
          </w:rPr>
          <w:t xml:space="preserve">UPI) has significantly increased the use of cashless </w:t>
        </w:r>
        <w:proofErr w:type="spellStart"/>
        <w:proofErr w:type="gramStart"/>
        <w:r w:rsidR="00937EA7">
          <w:rPr>
            <w:b w:val="0"/>
            <w:bCs w:val="0"/>
            <w:sz w:val="24"/>
            <w:szCs w:val="24"/>
          </w:rPr>
          <w:t>transactions.</w:t>
        </w:r>
      </w:ins>
      <w:ins w:id="62" w:author="Nidhi Barhate" w:date="2025-10-16T19:13:00Z" w16du:dateUtc="2025-10-16T13:43:00Z">
        <w:r w:rsidR="00937EA7">
          <w:rPr>
            <w:b w:val="0"/>
            <w:bCs w:val="0"/>
            <w:sz w:val="24"/>
            <w:szCs w:val="24"/>
          </w:rPr>
          <w:t>Fampay</w:t>
        </w:r>
        <w:proofErr w:type="gramEnd"/>
        <w:r w:rsidR="00937EA7">
          <w:rPr>
            <w:b w:val="0"/>
            <w:bCs w:val="0"/>
            <w:sz w:val="24"/>
            <w:szCs w:val="24"/>
          </w:rPr>
          <w:t>,being</w:t>
        </w:r>
        <w:proofErr w:type="spellEnd"/>
        <w:r w:rsidR="00937EA7">
          <w:rPr>
            <w:b w:val="0"/>
            <w:bCs w:val="0"/>
            <w:sz w:val="24"/>
            <w:szCs w:val="24"/>
          </w:rPr>
          <w:t xml:space="preserve"> one of the earliest adopters of </w:t>
        </w:r>
        <w:proofErr w:type="spellStart"/>
        <w:proofErr w:type="gramStart"/>
        <w:r w:rsidR="00937EA7">
          <w:rPr>
            <w:b w:val="0"/>
            <w:bCs w:val="0"/>
            <w:sz w:val="24"/>
            <w:szCs w:val="24"/>
          </w:rPr>
          <w:t>UPI,has</w:t>
        </w:r>
        <w:proofErr w:type="spellEnd"/>
        <w:proofErr w:type="gramEnd"/>
        <w:r w:rsidR="00937EA7">
          <w:rPr>
            <w:b w:val="0"/>
            <w:bCs w:val="0"/>
            <w:sz w:val="24"/>
            <w:szCs w:val="24"/>
          </w:rPr>
          <w:t xml:space="preserve"> contributed greatly to this </w:t>
        </w:r>
      </w:ins>
      <w:ins w:id="63" w:author="Nidhi Barhate" w:date="2025-10-16T19:14:00Z" w16du:dateUtc="2025-10-16T13:44:00Z">
        <w:r w:rsidR="00937EA7">
          <w:rPr>
            <w:b w:val="0"/>
            <w:bCs w:val="0"/>
            <w:sz w:val="24"/>
            <w:szCs w:val="24"/>
          </w:rPr>
          <w:t>growth.</w:t>
        </w:r>
      </w:ins>
    </w:p>
    <w:p w14:paraId="384208F5" w14:textId="77777777" w:rsidR="00937EA7" w:rsidRDefault="00937EA7" w:rsidP="00ED1DAB">
      <w:pPr>
        <w:pStyle w:val="TimesNewRomanSize"/>
        <w:ind w:firstLine="0"/>
        <w:rPr>
          <w:ins w:id="64" w:author="Nidhi Barhate" w:date="2025-10-16T19:14:00Z" w16du:dateUtc="2025-10-16T13:44:00Z"/>
          <w:b w:val="0"/>
          <w:bCs w:val="0"/>
          <w:sz w:val="24"/>
          <w:szCs w:val="24"/>
        </w:rPr>
      </w:pPr>
    </w:p>
    <w:p w14:paraId="014F34CB" w14:textId="358218C8" w:rsidR="00937EA7" w:rsidRDefault="00937EA7" w:rsidP="00ED1DAB">
      <w:pPr>
        <w:pStyle w:val="TimesNewRomanSize"/>
        <w:ind w:firstLine="0"/>
        <w:rPr>
          <w:ins w:id="65" w:author="Nidhi Barhate" w:date="2025-10-16T19:17:00Z" w16du:dateUtc="2025-10-16T13:47:00Z"/>
          <w:b w:val="0"/>
          <w:bCs w:val="0"/>
          <w:sz w:val="24"/>
          <w:szCs w:val="24"/>
        </w:rPr>
      </w:pPr>
      <w:proofErr w:type="spellStart"/>
      <w:ins w:id="66" w:author="Nidhi Barhate" w:date="2025-10-16T19:17:00Z">
        <w:r w:rsidRPr="003A0327">
          <w:rPr>
            <w:color w:val="000000" w:themeColor="text1"/>
            <w:sz w:val="24"/>
            <w:szCs w:val="24"/>
            <w:rPrChange w:id="67" w:author="Nidhi Barhate" w:date="2025-10-18T16:37:00Z" w16du:dateUtc="2025-10-18T11:07:00Z">
              <w:rPr>
                <w:b w:val="0"/>
                <w:bCs w:val="0"/>
                <w:sz w:val="24"/>
                <w:szCs w:val="24"/>
              </w:rPr>
            </w:rPrChange>
          </w:rPr>
          <w:t>FamPay</w:t>
        </w:r>
        <w:proofErr w:type="spellEnd"/>
        <w:r w:rsidRPr="00937EA7">
          <w:rPr>
            <w:b w:val="0"/>
            <w:bCs w:val="0"/>
            <w:sz w:val="24"/>
            <w:szCs w:val="24"/>
          </w:rPr>
          <w:t xml:space="preserve"> was founded in 2019 by IIT Roorkee graduates as a fintech startup based in Bengaluru. Its mission is to help teenagers become financially aware and independent through digital transactions supervised by parents. The app introduced India’s first numberless debit card for teens, ensuring privacy and security in cashless payments. The idea stemmed from the need to give young people real exposure to financial management without requiring a formal bank account.</w:t>
        </w:r>
      </w:ins>
    </w:p>
    <w:p w14:paraId="12714D8F" w14:textId="77777777" w:rsidR="00937EA7" w:rsidRDefault="00937EA7" w:rsidP="00ED1DAB">
      <w:pPr>
        <w:pStyle w:val="TimesNewRomanSize"/>
        <w:ind w:firstLine="0"/>
        <w:rPr>
          <w:ins w:id="68" w:author="Nidhi Barhate" w:date="2025-10-16T19:17:00Z" w16du:dateUtc="2025-10-16T13:47:00Z"/>
          <w:b w:val="0"/>
          <w:bCs w:val="0"/>
          <w:sz w:val="24"/>
          <w:szCs w:val="24"/>
        </w:rPr>
      </w:pPr>
    </w:p>
    <w:p w14:paraId="0E5D4DBA" w14:textId="0ECEBF88" w:rsidR="00937EA7" w:rsidRDefault="00937EA7" w:rsidP="00ED1DAB">
      <w:pPr>
        <w:pStyle w:val="TimesNewRomanSize"/>
        <w:ind w:firstLine="0"/>
        <w:rPr>
          <w:ins w:id="69" w:author="Nidhi Barhate" w:date="2025-10-16T19:09:00Z" w16du:dateUtc="2025-10-16T13:39:00Z"/>
          <w:b w:val="0"/>
          <w:bCs w:val="0"/>
          <w:sz w:val="24"/>
          <w:szCs w:val="24"/>
        </w:rPr>
      </w:pPr>
      <w:proofErr w:type="spellStart"/>
      <w:ins w:id="70" w:author="Nidhi Barhate" w:date="2025-10-16T19:18:00Z">
        <w:r w:rsidRPr="00937EA7">
          <w:rPr>
            <w:b w:val="0"/>
            <w:bCs w:val="0"/>
            <w:sz w:val="24"/>
            <w:szCs w:val="24"/>
          </w:rPr>
          <w:t>FamPay</w:t>
        </w:r>
        <w:proofErr w:type="spellEnd"/>
        <w:r w:rsidRPr="00937EA7">
          <w:rPr>
            <w:b w:val="0"/>
            <w:bCs w:val="0"/>
            <w:sz w:val="24"/>
            <w:szCs w:val="24"/>
          </w:rPr>
          <w:t xml:space="preserve"> targets financial inclusion and education, enabling teens to handle real-world transactions while learning budgeting and money responsibility. It allows parents to monitor spending, set limits, and reload balances instantly. Teen users gain experience through recharges, bill payments, shopping, and peer transfers—earning reward points (</w:t>
        </w:r>
        <w:proofErr w:type="spellStart"/>
        <w:r w:rsidRPr="00937EA7">
          <w:rPr>
            <w:b w:val="0"/>
            <w:bCs w:val="0"/>
            <w:sz w:val="24"/>
            <w:szCs w:val="24"/>
          </w:rPr>
          <w:t>FamCoins</w:t>
        </w:r>
        <w:proofErr w:type="spellEnd"/>
        <w:r w:rsidRPr="00937EA7">
          <w:rPr>
            <w:b w:val="0"/>
            <w:bCs w:val="0"/>
            <w:sz w:val="24"/>
            <w:szCs w:val="24"/>
          </w:rPr>
          <w:t>) for responsible spending. These features turn financial learning into a gamified, motivating process.</w:t>
        </w:r>
      </w:ins>
    </w:p>
    <w:p w14:paraId="44FA9A1A" w14:textId="77777777" w:rsidR="00ED1DAB" w:rsidRPr="00ED1DAB" w:rsidRDefault="00ED1DAB" w:rsidP="00ED1DAB">
      <w:pPr>
        <w:pStyle w:val="TimesNewRomanSize"/>
        <w:ind w:firstLine="0"/>
        <w:rPr>
          <w:b w:val="0"/>
          <w:bCs w:val="0"/>
          <w:sz w:val="24"/>
          <w:szCs w:val="24"/>
          <w:rPrChange w:id="71" w:author="Nidhi Barhate" w:date="2025-10-16T19:07:00Z" w16du:dateUtc="2025-10-16T13:37:00Z">
            <w:rPr>
              <w:sz w:val="28"/>
              <w:szCs w:val="28"/>
              <w:u w:val="single"/>
            </w:rPr>
          </w:rPrChange>
        </w:rPr>
      </w:pPr>
    </w:p>
    <w:p w14:paraId="3719C62E" w14:textId="65A59948" w:rsidR="00ED1DAB" w:rsidRDefault="00ED1DAB" w:rsidP="00987425">
      <w:pPr>
        <w:spacing w:line="240" w:lineRule="auto"/>
        <w:ind w:firstLine="720"/>
        <w:jc w:val="both"/>
        <w:rPr>
          <w:rFonts w:ascii="Times New Roman" w:hAnsi="Times New Roman" w:cs="Times New Roman"/>
          <w:sz w:val="40"/>
          <w:szCs w:val="40"/>
          <w:shd w:val="clear" w:color="auto" w:fill="FFFFFF"/>
        </w:rPr>
      </w:pPr>
    </w:p>
    <w:p w14:paraId="1CF64C67" w14:textId="77777777" w:rsidR="00ED1DAB" w:rsidRDefault="00ED1DAB">
      <w:pPr>
        <w:spacing w:line="259" w:lineRule="auto"/>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br w:type="page"/>
      </w:r>
    </w:p>
    <w:p w14:paraId="330F1BAD" w14:textId="77777777" w:rsidR="006F3336" w:rsidRDefault="006F3336" w:rsidP="00987425">
      <w:pPr>
        <w:spacing w:line="240" w:lineRule="auto"/>
        <w:ind w:firstLine="720"/>
        <w:jc w:val="both"/>
        <w:rPr>
          <w:rFonts w:ascii="Times New Roman" w:hAnsi="Times New Roman" w:cs="Times New Roman"/>
          <w:sz w:val="40"/>
          <w:szCs w:val="40"/>
          <w:shd w:val="clear" w:color="auto" w:fill="FFFFFF"/>
        </w:rPr>
      </w:pPr>
    </w:p>
    <w:p w14:paraId="61C487B9" w14:textId="77777777" w:rsidR="006F3336" w:rsidRDefault="006F3336" w:rsidP="00987425">
      <w:pPr>
        <w:spacing w:line="240" w:lineRule="auto"/>
        <w:ind w:firstLine="720"/>
        <w:jc w:val="both"/>
        <w:rPr>
          <w:rFonts w:ascii="Times New Roman" w:hAnsi="Times New Roman" w:cs="Times New Roman"/>
          <w:sz w:val="40"/>
          <w:szCs w:val="40"/>
          <w:shd w:val="clear" w:color="auto" w:fill="FFFFFF"/>
        </w:rPr>
      </w:pPr>
    </w:p>
    <w:p w14:paraId="16235B2B" w14:textId="77777777" w:rsidR="006F3336" w:rsidRDefault="006F3336" w:rsidP="00987425">
      <w:pPr>
        <w:spacing w:line="240" w:lineRule="auto"/>
        <w:ind w:firstLine="720"/>
        <w:jc w:val="both"/>
        <w:rPr>
          <w:rFonts w:ascii="Times New Roman" w:hAnsi="Times New Roman" w:cs="Times New Roman"/>
          <w:sz w:val="40"/>
          <w:szCs w:val="40"/>
          <w:shd w:val="clear" w:color="auto" w:fill="FFFFFF"/>
        </w:rPr>
      </w:pPr>
    </w:p>
    <w:p w14:paraId="5EFB9C57" w14:textId="77777777" w:rsidR="006F3336" w:rsidRDefault="006F3336" w:rsidP="006F3336">
      <w:pPr>
        <w:pStyle w:val="TimesNewRomanSize"/>
        <w:ind w:firstLine="0"/>
        <w:rPr>
          <w:sz w:val="28"/>
          <w:szCs w:val="28"/>
        </w:rPr>
      </w:pPr>
    </w:p>
    <w:p w14:paraId="0843B3CF" w14:textId="4753E503" w:rsidR="006F3336" w:rsidRDefault="003A0327" w:rsidP="006F3336">
      <w:pPr>
        <w:pStyle w:val="TimesNewRomanSize"/>
        <w:ind w:firstLine="0"/>
        <w:rPr>
          <w:sz w:val="28"/>
          <w:szCs w:val="28"/>
          <w:u w:val="single"/>
        </w:rPr>
      </w:pPr>
      <w:ins w:id="72" w:author="Nidhi Barhate" w:date="2025-10-18T16:40:00Z" w16du:dateUtc="2025-10-18T11:10:00Z">
        <w:r>
          <w:rPr>
            <w:sz w:val="28"/>
            <w:szCs w:val="28"/>
            <w:u w:val="single"/>
          </w:rPr>
          <w:t>4)</w:t>
        </w:r>
      </w:ins>
      <w:r w:rsidR="006F3336" w:rsidRPr="006F3336">
        <w:rPr>
          <w:sz w:val="28"/>
          <w:szCs w:val="28"/>
          <w:u w:val="single"/>
        </w:rPr>
        <w:t>Objectives:</w:t>
      </w:r>
    </w:p>
    <w:p w14:paraId="35368FF3" w14:textId="77777777" w:rsidR="006F3336" w:rsidRPr="006F3336" w:rsidRDefault="006F3336" w:rsidP="006F3336">
      <w:pPr>
        <w:pStyle w:val="TimesNewRomanSize"/>
        <w:ind w:firstLine="0"/>
        <w:rPr>
          <w:sz w:val="28"/>
          <w:szCs w:val="28"/>
          <w:u w:val="single"/>
        </w:rPr>
      </w:pPr>
    </w:p>
    <w:p w14:paraId="7857C38D" w14:textId="77777777" w:rsidR="006F3336" w:rsidRPr="006F3336" w:rsidRDefault="006F3336" w:rsidP="006F3336">
      <w:pPr>
        <w:pStyle w:val="TimesNewRomanSize"/>
        <w:rPr>
          <w:sz w:val="28"/>
          <w:szCs w:val="28"/>
        </w:rPr>
      </w:pPr>
    </w:p>
    <w:p w14:paraId="0CA106A5" w14:textId="77777777" w:rsidR="006F3336" w:rsidRPr="006F3336" w:rsidRDefault="006F3336" w:rsidP="006F3336">
      <w:pPr>
        <w:pStyle w:val="TimesNewRomanSize"/>
        <w:spacing w:line="360" w:lineRule="auto"/>
        <w:rPr>
          <w:b w:val="0"/>
          <w:bCs w:val="0"/>
          <w:sz w:val="24"/>
          <w:szCs w:val="24"/>
          <w:lang w:val="en-US"/>
        </w:rPr>
      </w:pPr>
      <w:r w:rsidRPr="006F3336">
        <w:rPr>
          <w:b w:val="0"/>
          <w:bCs w:val="0"/>
          <w:sz w:val="24"/>
          <w:szCs w:val="24"/>
          <w:lang w:val="en-US"/>
        </w:rPr>
        <w:t xml:space="preserve">•Investigate how </w:t>
      </w:r>
      <w:proofErr w:type="spellStart"/>
      <w:r w:rsidRPr="006F3336">
        <w:rPr>
          <w:b w:val="0"/>
          <w:bCs w:val="0"/>
          <w:sz w:val="24"/>
          <w:szCs w:val="24"/>
          <w:lang w:val="en-US"/>
        </w:rPr>
        <w:t>FamPay</w:t>
      </w:r>
      <w:proofErr w:type="spellEnd"/>
      <w:r w:rsidRPr="006F3336">
        <w:rPr>
          <w:b w:val="0"/>
          <w:bCs w:val="0"/>
          <w:sz w:val="24"/>
          <w:szCs w:val="24"/>
          <w:lang w:val="en-US"/>
        </w:rPr>
        <w:t xml:space="preserve"> helps teenagers learn and practice financial literacy by managing everyday transactions, such as bill payments, grocery orders, and online shopping.</w:t>
      </w:r>
    </w:p>
    <w:p w14:paraId="1888A336" w14:textId="77777777" w:rsidR="006F3336" w:rsidRPr="006F3336" w:rsidRDefault="006F3336" w:rsidP="006F3336">
      <w:pPr>
        <w:pStyle w:val="TimesNewRomanSize"/>
        <w:spacing w:line="360" w:lineRule="auto"/>
        <w:rPr>
          <w:b w:val="0"/>
          <w:bCs w:val="0"/>
          <w:sz w:val="24"/>
          <w:szCs w:val="24"/>
          <w:lang w:val="en-US"/>
        </w:rPr>
      </w:pPr>
      <w:r w:rsidRPr="006F3336">
        <w:rPr>
          <w:b w:val="0"/>
          <w:bCs w:val="0"/>
          <w:sz w:val="24"/>
          <w:szCs w:val="24"/>
          <w:lang w:val="en-US"/>
        </w:rPr>
        <w:t xml:space="preserve">•Assess the effectiveness of </w:t>
      </w:r>
      <w:proofErr w:type="spellStart"/>
      <w:r w:rsidRPr="006F3336">
        <w:rPr>
          <w:b w:val="0"/>
          <w:bCs w:val="0"/>
          <w:sz w:val="24"/>
          <w:szCs w:val="24"/>
          <w:lang w:val="en-US"/>
        </w:rPr>
        <w:t>FamPay’s</w:t>
      </w:r>
      <w:proofErr w:type="spellEnd"/>
      <w:r w:rsidRPr="006F3336">
        <w:rPr>
          <w:b w:val="0"/>
          <w:bCs w:val="0"/>
          <w:sz w:val="24"/>
          <w:szCs w:val="24"/>
          <w:lang w:val="en-US"/>
        </w:rPr>
        <w:t xml:space="preserve"> parental control features that allow parents to monitor, restrict, and approve their children’s spending, ensuring financial safety.</w:t>
      </w:r>
    </w:p>
    <w:p w14:paraId="4CEA1C18" w14:textId="77777777" w:rsidR="006F3336" w:rsidRPr="006F3336" w:rsidRDefault="006F3336" w:rsidP="006F3336">
      <w:pPr>
        <w:pStyle w:val="TimesNewRomanSize"/>
        <w:spacing w:line="360" w:lineRule="auto"/>
        <w:rPr>
          <w:b w:val="0"/>
          <w:bCs w:val="0"/>
          <w:sz w:val="24"/>
          <w:szCs w:val="24"/>
          <w:lang w:val="en-US"/>
        </w:rPr>
      </w:pPr>
      <w:r w:rsidRPr="006F3336">
        <w:rPr>
          <w:b w:val="0"/>
          <w:bCs w:val="0"/>
          <w:sz w:val="24"/>
          <w:szCs w:val="24"/>
          <w:lang w:val="en-US"/>
        </w:rPr>
        <w:t xml:space="preserve">•Analyze the impact of reward mechanisms (such as </w:t>
      </w:r>
      <w:proofErr w:type="spellStart"/>
      <w:r w:rsidRPr="006F3336">
        <w:rPr>
          <w:b w:val="0"/>
          <w:bCs w:val="0"/>
          <w:sz w:val="24"/>
          <w:szCs w:val="24"/>
          <w:lang w:val="en-US"/>
        </w:rPr>
        <w:t>FamCoins</w:t>
      </w:r>
      <w:proofErr w:type="spellEnd"/>
      <w:r w:rsidRPr="006F3336">
        <w:rPr>
          <w:b w:val="0"/>
          <w:bCs w:val="0"/>
          <w:sz w:val="24"/>
          <w:szCs w:val="24"/>
          <w:lang w:val="en-US"/>
        </w:rPr>
        <w:t>, cashbacks, and coupons) on increasing engagement and responsible spending among young users.</w:t>
      </w:r>
    </w:p>
    <w:p w14:paraId="4C449784" w14:textId="77777777" w:rsidR="006F3336" w:rsidRPr="006F3336" w:rsidRDefault="006F3336" w:rsidP="006F3336">
      <w:pPr>
        <w:pStyle w:val="TimesNewRomanSize"/>
        <w:spacing w:line="360" w:lineRule="auto"/>
        <w:rPr>
          <w:b w:val="0"/>
          <w:bCs w:val="0"/>
          <w:sz w:val="24"/>
          <w:szCs w:val="24"/>
          <w:lang w:val="en-US"/>
        </w:rPr>
      </w:pPr>
      <w:r w:rsidRPr="006F3336">
        <w:rPr>
          <w:b w:val="0"/>
          <w:bCs w:val="0"/>
          <w:sz w:val="24"/>
          <w:szCs w:val="24"/>
          <w:lang w:val="en-US"/>
        </w:rPr>
        <w:t xml:space="preserve">•Evaluate how </w:t>
      </w:r>
      <w:proofErr w:type="spellStart"/>
      <w:r w:rsidRPr="006F3336">
        <w:rPr>
          <w:b w:val="0"/>
          <w:bCs w:val="0"/>
          <w:sz w:val="24"/>
          <w:szCs w:val="24"/>
          <w:lang w:val="en-US"/>
        </w:rPr>
        <w:t>FamPay</w:t>
      </w:r>
      <w:proofErr w:type="spellEnd"/>
      <w:r w:rsidRPr="006F3336">
        <w:rPr>
          <w:b w:val="0"/>
          <w:bCs w:val="0"/>
          <w:sz w:val="24"/>
          <w:szCs w:val="24"/>
          <w:lang w:val="en-US"/>
        </w:rPr>
        <w:t xml:space="preserve"> fosters independence in teenagers by making them “family </w:t>
      </w:r>
      <w:proofErr w:type="spellStart"/>
      <w:proofErr w:type="gramStart"/>
      <w:r w:rsidRPr="006F3336">
        <w:rPr>
          <w:b w:val="0"/>
          <w:bCs w:val="0"/>
          <w:sz w:val="24"/>
          <w:szCs w:val="24"/>
          <w:lang w:val="en-US"/>
        </w:rPr>
        <w:t>CFOs”encouraging</w:t>
      </w:r>
      <w:proofErr w:type="spellEnd"/>
      <w:proofErr w:type="gramEnd"/>
      <w:r w:rsidRPr="006F3336">
        <w:rPr>
          <w:b w:val="0"/>
          <w:bCs w:val="0"/>
          <w:sz w:val="24"/>
          <w:szCs w:val="24"/>
          <w:lang w:val="en-US"/>
        </w:rPr>
        <w:t xml:space="preserve"> them to take charge of household transactions and budgeting.</w:t>
      </w:r>
    </w:p>
    <w:p w14:paraId="7E7571C6" w14:textId="77777777" w:rsidR="006F3336" w:rsidRPr="006F3336" w:rsidRDefault="006F3336" w:rsidP="006F3336">
      <w:pPr>
        <w:pStyle w:val="TimesNewRomanSize"/>
        <w:spacing w:line="360" w:lineRule="auto"/>
        <w:rPr>
          <w:b w:val="0"/>
          <w:bCs w:val="0"/>
          <w:sz w:val="24"/>
          <w:szCs w:val="24"/>
          <w:lang w:val="en-US"/>
        </w:rPr>
      </w:pPr>
      <w:r w:rsidRPr="006F3336">
        <w:rPr>
          <w:b w:val="0"/>
          <w:bCs w:val="0"/>
          <w:sz w:val="24"/>
          <w:szCs w:val="24"/>
          <w:lang w:val="en-US"/>
        </w:rPr>
        <w:t>•Understand how the app integrates educational modules, gamified experiences, and brand partnerships to encourage smarter financial habits.</w:t>
      </w:r>
    </w:p>
    <w:p w14:paraId="690B9A53" w14:textId="77777777" w:rsidR="002E6693" w:rsidRPr="002665A8" w:rsidRDefault="002E6693" w:rsidP="008C2F77">
      <w:pPr>
        <w:spacing w:line="360" w:lineRule="auto"/>
        <w:rPr>
          <w:rFonts w:ascii="Times New Roman" w:hAnsi="Times New Roman" w:cs="Times New Roman"/>
          <w:sz w:val="40"/>
          <w:szCs w:val="40"/>
        </w:rPr>
      </w:pPr>
    </w:p>
    <w:p w14:paraId="7D2C54CA" w14:textId="77777777" w:rsidR="0012362A" w:rsidRDefault="0012362A">
      <w:pPr>
        <w:rPr>
          <w:rFonts w:ascii="Times New Roman" w:hAnsi="Times New Roman" w:cs="Times New Roman"/>
          <w:sz w:val="40"/>
          <w:szCs w:val="40"/>
        </w:rPr>
      </w:pPr>
    </w:p>
    <w:p w14:paraId="28BDC624" w14:textId="77777777" w:rsidR="00AD3DFF" w:rsidRDefault="00AD3DFF">
      <w:pPr>
        <w:rPr>
          <w:rFonts w:ascii="Times New Roman" w:hAnsi="Times New Roman" w:cs="Times New Roman"/>
          <w:sz w:val="40"/>
          <w:szCs w:val="40"/>
        </w:rPr>
      </w:pPr>
    </w:p>
    <w:p w14:paraId="13671731" w14:textId="77777777" w:rsidR="0086144A" w:rsidRDefault="0086144A">
      <w:pPr>
        <w:rPr>
          <w:rFonts w:ascii="Times New Roman" w:hAnsi="Times New Roman" w:cs="Times New Roman"/>
          <w:sz w:val="40"/>
          <w:szCs w:val="40"/>
        </w:rPr>
      </w:pPr>
    </w:p>
    <w:p w14:paraId="74F16A8B" w14:textId="77777777" w:rsidR="00AD3DFF" w:rsidRDefault="00AD3DFF">
      <w:pPr>
        <w:rPr>
          <w:rFonts w:ascii="Times New Roman" w:hAnsi="Times New Roman" w:cs="Times New Roman"/>
          <w:sz w:val="40"/>
          <w:szCs w:val="40"/>
        </w:rPr>
      </w:pPr>
    </w:p>
    <w:p w14:paraId="0C3ECE29" w14:textId="77777777" w:rsidR="006F3336" w:rsidRDefault="006F3336">
      <w:pPr>
        <w:rPr>
          <w:rFonts w:ascii="Times New Roman" w:hAnsi="Times New Roman" w:cs="Times New Roman"/>
          <w:sz w:val="40"/>
          <w:szCs w:val="40"/>
        </w:rPr>
      </w:pPr>
    </w:p>
    <w:p w14:paraId="6B327B21" w14:textId="77777777" w:rsidR="006F3336" w:rsidRDefault="006F3336">
      <w:pPr>
        <w:rPr>
          <w:rFonts w:ascii="Times New Roman" w:hAnsi="Times New Roman" w:cs="Times New Roman"/>
          <w:sz w:val="40"/>
          <w:szCs w:val="40"/>
        </w:rPr>
      </w:pPr>
    </w:p>
    <w:p w14:paraId="4BE8C9B9" w14:textId="77777777" w:rsidR="006F3336" w:rsidRDefault="006F3336">
      <w:pPr>
        <w:rPr>
          <w:rFonts w:ascii="Times New Roman" w:hAnsi="Times New Roman" w:cs="Times New Roman"/>
          <w:sz w:val="40"/>
          <w:szCs w:val="40"/>
        </w:rPr>
      </w:pPr>
    </w:p>
    <w:p w14:paraId="6E04DC4B" w14:textId="77777777" w:rsidR="006F3336" w:rsidDel="003A0327" w:rsidRDefault="006F3336">
      <w:pPr>
        <w:rPr>
          <w:del w:id="73" w:author="Nidhi Barhate" w:date="2025-10-18T16:46:00Z" w16du:dateUtc="2025-10-18T11:16:00Z"/>
          <w:rFonts w:ascii="Times New Roman" w:hAnsi="Times New Roman" w:cs="Times New Roman"/>
          <w:sz w:val="40"/>
          <w:szCs w:val="40"/>
        </w:rPr>
      </w:pPr>
    </w:p>
    <w:p w14:paraId="25FAEC30" w14:textId="77777777" w:rsidR="006F3336" w:rsidDel="003A0327" w:rsidRDefault="006F3336">
      <w:pPr>
        <w:rPr>
          <w:del w:id="74" w:author="Nidhi Barhate" w:date="2025-10-18T16:46:00Z" w16du:dateUtc="2025-10-18T11:16:00Z"/>
          <w:rFonts w:ascii="Times New Roman" w:hAnsi="Times New Roman" w:cs="Times New Roman"/>
          <w:sz w:val="40"/>
          <w:szCs w:val="40"/>
        </w:rPr>
      </w:pPr>
    </w:p>
    <w:p w14:paraId="0D9A8A80" w14:textId="67DAD2C3" w:rsidR="006F3336" w:rsidDel="003A0327" w:rsidRDefault="006F3336">
      <w:pPr>
        <w:rPr>
          <w:del w:id="75" w:author="Nidhi Barhate" w:date="2025-10-18T16:45:00Z" w16du:dateUtc="2025-10-18T11:15:00Z"/>
          <w:rFonts w:ascii="Times New Roman" w:hAnsi="Times New Roman" w:cs="Times New Roman"/>
          <w:sz w:val="40"/>
          <w:szCs w:val="40"/>
        </w:rPr>
      </w:pPr>
    </w:p>
    <w:p w14:paraId="6C915C17" w14:textId="7EFCC4FB" w:rsidR="00AD3DFF" w:rsidDel="003A0327" w:rsidRDefault="00AD3DFF">
      <w:pPr>
        <w:pStyle w:val="TimesNewRomanSize"/>
        <w:numPr>
          <w:ilvl w:val="0"/>
          <w:numId w:val="17"/>
        </w:numPr>
        <w:rPr>
          <w:del w:id="76" w:author="Nidhi Barhate" w:date="2025-10-18T16:45:00Z" w16du:dateUtc="2025-10-18T11:15:00Z"/>
          <w:sz w:val="28"/>
          <w:szCs w:val="28"/>
          <w:u w:val="single"/>
        </w:rPr>
        <w:pPrChange w:id="77" w:author="Nidhi Barhate" w:date="2025-10-18T16:41:00Z" w16du:dateUtc="2025-10-18T11:11:00Z">
          <w:pPr>
            <w:pStyle w:val="TimesNewRomanSize"/>
            <w:ind w:firstLine="0"/>
          </w:pPr>
        </w:pPrChange>
      </w:pPr>
      <w:del w:id="78" w:author="Nidhi Barhate" w:date="2025-10-18T16:45:00Z" w16du:dateUtc="2025-10-18T11:15:00Z">
        <w:r w:rsidRPr="004D1C36" w:rsidDel="003A0327">
          <w:rPr>
            <w:sz w:val="28"/>
            <w:szCs w:val="28"/>
            <w:u w:val="single"/>
          </w:rPr>
          <w:delText>History:</w:delText>
        </w:r>
      </w:del>
    </w:p>
    <w:p w14:paraId="65CA7286" w14:textId="421DD56F" w:rsidR="004D1C36" w:rsidRPr="004D1C36" w:rsidDel="003A0327" w:rsidRDefault="004D1C36" w:rsidP="006F3336">
      <w:pPr>
        <w:pStyle w:val="TimesNewRomanSize"/>
        <w:ind w:firstLine="0"/>
        <w:rPr>
          <w:del w:id="79" w:author="Nidhi Barhate" w:date="2025-10-18T16:45:00Z" w16du:dateUtc="2025-10-18T11:15:00Z"/>
          <w:sz w:val="28"/>
          <w:szCs w:val="28"/>
          <w:u w:val="single"/>
        </w:rPr>
      </w:pPr>
    </w:p>
    <w:p w14:paraId="70E5C643" w14:textId="454FFF60" w:rsidR="004D1C36" w:rsidRPr="004D1C36" w:rsidDel="003A0327" w:rsidRDefault="004D1C36" w:rsidP="004D1C36">
      <w:pPr>
        <w:pStyle w:val="TimesNewRomanSize"/>
        <w:spacing w:line="360" w:lineRule="auto"/>
        <w:rPr>
          <w:del w:id="80" w:author="Nidhi Barhate" w:date="2025-10-18T16:45:00Z" w16du:dateUtc="2025-10-18T11:15:00Z"/>
          <w:b w:val="0"/>
          <w:bCs w:val="0"/>
          <w:sz w:val="24"/>
          <w:szCs w:val="24"/>
        </w:rPr>
      </w:pPr>
      <w:del w:id="81" w:author="Nidhi Barhate" w:date="2025-10-18T16:45:00Z" w16du:dateUtc="2025-10-18T11:15:00Z">
        <w:r w:rsidRPr="003A0327" w:rsidDel="003A0327">
          <w:rPr>
            <w:color w:val="000000" w:themeColor="text1"/>
            <w:sz w:val="24"/>
            <w:szCs w:val="24"/>
            <w:rPrChange w:id="82" w:author="Nidhi Barhate" w:date="2025-10-18T16:37:00Z" w16du:dateUtc="2025-10-18T11:07:00Z">
              <w:rPr>
                <w:color w:val="EE0000"/>
                <w:sz w:val="24"/>
                <w:szCs w:val="24"/>
              </w:rPr>
            </w:rPrChange>
          </w:rPr>
          <w:delText>FamPay</w:delText>
        </w:r>
        <w:r w:rsidRPr="004D1C36" w:rsidDel="003A0327">
          <w:rPr>
            <w:b w:val="0"/>
            <w:bCs w:val="0"/>
            <w:sz w:val="24"/>
            <w:szCs w:val="24"/>
          </w:rPr>
          <w:delText xml:space="preserve"> was founded in August 2019 by Kush Taneja and Sambhav Jain, both graduates of IIT Roorkee, with the vision to create a financial platform specifically designed for teenagers in India. Based in Bengaluru, the founders identified a significant gap in financial products for the 12 to 18-year-old age group who lacked suitable banking and payment tools. Their goal was to enable teenagers to manage finances and make digital payments securely without needing traditional bank accounts.</w:delText>
        </w:r>
      </w:del>
    </w:p>
    <w:p w14:paraId="39F3E271" w14:textId="393875F9" w:rsidR="004D1C36" w:rsidRPr="004D1C36" w:rsidDel="003A0327" w:rsidRDefault="004D1C36" w:rsidP="004D1C36">
      <w:pPr>
        <w:pStyle w:val="TimesNewRomanSize"/>
        <w:spacing w:line="360" w:lineRule="auto"/>
        <w:rPr>
          <w:del w:id="83" w:author="Nidhi Barhate" w:date="2025-10-18T16:45:00Z" w16du:dateUtc="2025-10-18T11:15:00Z"/>
          <w:b w:val="0"/>
          <w:bCs w:val="0"/>
        </w:rPr>
      </w:pPr>
      <w:del w:id="84" w:author="Nidhi Barhate" w:date="2025-10-18T16:45:00Z" w16du:dateUtc="2025-10-18T11:15:00Z">
        <w:r w:rsidRPr="004D1C36" w:rsidDel="003A0327">
          <w:rPr>
            <w:b w:val="0"/>
            <w:bCs w:val="0"/>
            <w:sz w:val="24"/>
            <w:szCs w:val="24"/>
          </w:rPr>
          <w:delText>Today, FamApp (formerly FamPay) is trusted by over 10 million users and continues to innovate as a comprehensive financial app that provides seamless UPI payments, card transactions, digital wallets, and financial management tools tailored for India’s young generation, allowing financial independence with parental oversight.</w:delText>
        </w:r>
      </w:del>
    </w:p>
    <w:p w14:paraId="36089D75" w14:textId="77777777" w:rsidR="007B0798" w:rsidDel="003A0327" w:rsidRDefault="007B0798" w:rsidP="005B75F8">
      <w:pPr>
        <w:rPr>
          <w:del w:id="85" w:author="Nidhi Barhate" w:date="2025-10-18T16:46:00Z" w16du:dateUtc="2025-10-18T11:16:00Z"/>
          <w:rFonts w:ascii="Times New Roman" w:hAnsi="Times New Roman" w:cs="Times New Roman"/>
          <w:b/>
          <w:sz w:val="40"/>
          <w:szCs w:val="40"/>
          <w:u w:val="single"/>
        </w:rPr>
      </w:pPr>
    </w:p>
    <w:p w14:paraId="4E4B8127" w14:textId="77777777" w:rsidR="004D1C36" w:rsidDel="003A0327" w:rsidRDefault="004D1C36" w:rsidP="005B75F8">
      <w:pPr>
        <w:rPr>
          <w:del w:id="86" w:author="Nidhi Barhate" w:date="2025-10-18T16:46:00Z" w16du:dateUtc="2025-10-18T11:16:00Z"/>
          <w:rFonts w:ascii="Times New Roman" w:hAnsi="Times New Roman" w:cs="Times New Roman"/>
          <w:b/>
          <w:sz w:val="40"/>
          <w:szCs w:val="40"/>
          <w:u w:val="single"/>
        </w:rPr>
      </w:pPr>
    </w:p>
    <w:p w14:paraId="3052B42C" w14:textId="77777777" w:rsidR="004D1C36" w:rsidDel="003A0327" w:rsidRDefault="004D1C36" w:rsidP="005B75F8">
      <w:pPr>
        <w:rPr>
          <w:del w:id="87" w:author="Nidhi Barhate" w:date="2025-10-18T16:46:00Z" w16du:dateUtc="2025-10-18T11:16:00Z"/>
          <w:rFonts w:ascii="Times New Roman" w:hAnsi="Times New Roman" w:cs="Times New Roman"/>
          <w:b/>
          <w:sz w:val="40"/>
          <w:szCs w:val="40"/>
          <w:u w:val="single"/>
        </w:rPr>
      </w:pPr>
    </w:p>
    <w:p w14:paraId="1E2C6478" w14:textId="77777777" w:rsidR="004D1C36" w:rsidDel="003A0327" w:rsidRDefault="004D1C36" w:rsidP="005B75F8">
      <w:pPr>
        <w:rPr>
          <w:del w:id="88" w:author="Nidhi Barhate" w:date="2025-10-18T16:46:00Z" w16du:dateUtc="2025-10-18T11:16:00Z"/>
          <w:rFonts w:ascii="Times New Roman" w:hAnsi="Times New Roman" w:cs="Times New Roman"/>
          <w:b/>
          <w:sz w:val="40"/>
          <w:szCs w:val="40"/>
          <w:u w:val="single"/>
        </w:rPr>
      </w:pPr>
    </w:p>
    <w:p w14:paraId="153CA275" w14:textId="77777777" w:rsidR="004D1C36" w:rsidDel="003A0327" w:rsidRDefault="004D1C36" w:rsidP="005B75F8">
      <w:pPr>
        <w:rPr>
          <w:del w:id="89" w:author="Nidhi Barhate" w:date="2025-10-18T16:46:00Z" w16du:dateUtc="2025-10-18T11:16:00Z"/>
          <w:rFonts w:ascii="Times New Roman" w:hAnsi="Times New Roman" w:cs="Times New Roman"/>
          <w:b/>
          <w:sz w:val="40"/>
          <w:szCs w:val="40"/>
          <w:u w:val="single"/>
        </w:rPr>
      </w:pPr>
    </w:p>
    <w:p w14:paraId="402ACF99" w14:textId="77777777" w:rsidR="004D1C36" w:rsidDel="003A0327" w:rsidRDefault="004D1C36" w:rsidP="005B75F8">
      <w:pPr>
        <w:rPr>
          <w:del w:id="90" w:author="Nidhi Barhate" w:date="2025-10-18T16:46:00Z" w16du:dateUtc="2025-10-18T11:16:00Z"/>
          <w:rFonts w:ascii="Times New Roman" w:hAnsi="Times New Roman" w:cs="Times New Roman"/>
          <w:b/>
          <w:sz w:val="40"/>
          <w:szCs w:val="40"/>
          <w:u w:val="single"/>
        </w:rPr>
      </w:pPr>
    </w:p>
    <w:p w14:paraId="32C861E9" w14:textId="77777777" w:rsidR="004D1C36" w:rsidDel="003A0327" w:rsidRDefault="004D1C36" w:rsidP="005B75F8">
      <w:pPr>
        <w:rPr>
          <w:del w:id="91" w:author="Nidhi Barhate" w:date="2025-10-18T16:46:00Z" w16du:dateUtc="2025-10-18T11:16:00Z"/>
          <w:rFonts w:ascii="Times New Roman" w:hAnsi="Times New Roman" w:cs="Times New Roman"/>
          <w:b/>
          <w:sz w:val="40"/>
          <w:szCs w:val="40"/>
          <w:u w:val="single"/>
        </w:rPr>
      </w:pPr>
    </w:p>
    <w:p w14:paraId="3D582830" w14:textId="77777777" w:rsidR="004D1C36" w:rsidDel="003A0327" w:rsidRDefault="004D1C36" w:rsidP="005B75F8">
      <w:pPr>
        <w:rPr>
          <w:del w:id="92" w:author="Nidhi Barhate" w:date="2025-10-18T16:46:00Z" w16du:dateUtc="2025-10-18T11:16:00Z"/>
          <w:rFonts w:ascii="Times New Roman" w:hAnsi="Times New Roman" w:cs="Times New Roman"/>
          <w:b/>
          <w:sz w:val="40"/>
          <w:szCs w:val="40"/>
          <w:u w:val="single"/>
        </w:rPr>
      </w:pPr>
    </w:p>
    <w:p w14:paraId="045EC9D9" w14:textId="77777777" w:rsidR="004D1C36" w:rsidDel="003A0327" w:rsidRDefault="004D1C36" w:rsidP="005B75F8">
      <w:pPr>
        <w:rPr>
          <w:del w:id="93" w:author="Nidhi Barhate" w:date="2025-10-18T16:46:00Z" w16du:dateUtc="2025-10-18T11:16:00Z"/>
          <w:rFonts w:ascii="Times New Roman" w:hAnsi="Times New Roman" w:cs="Times New Roman"/>
          <w:b/>
          <w:sz w:val="40"/>
          <w:szCs w:val="40"/>
          <w:u w:val="single"/>
        </w:rPr>
      </w:pPr>
    </w:p>
    <w:p w14:paraId="0DE970EE" w14:textId="77777777" w:rsidR="004D1C36" w:rsidDel="003A0327" w:rsidRDefault="004D1C36" w:rsidP="005B75F8">
      <w:pPr>
        <w:rPr>
          <w:del w:id="94" w:author="Nidhi Barhate" w:date="2025-10-18T16:46:00Z" w16du:dateUtc="2025-10-18T11:16:00Z"/>
          <w:rFonts w:ascii="Times New Roman" w:hAnsi="Times New Roman" w:cs="Times New Roman"/>
          <w:b/>
          <w:sz w:val="40"/>
          <w:szCs w:val="40"/>
          <w:u w:val="single"/>
        </w:rPr>
      </w:pPr>
    </w:p>
    <w:p w14:paraId="7EAEB4AA" w14:textId="77777777" w:rsidR="004D1C36" w:rsidDel="003A0327" w:rsidRDefault="004D1C36" w:rsidP="005B75F8">
      <w:pPr>
        <w:rPr>
          <w:del w:id="95" w:author="Nidhi Barhate" w:date="2025-10-18T16:46:00Z" w16du:dateUtc="2025-10-18T11:16:00Z"/>
          <w:rFonts w:ascii="Times New Roman" w:hAnsi="Times New Roman" w:cs="Times New Roman"/>
          <w:b/>
          <w:sz w:val="40"/>
          <w:szCs w:val="40"/>
          <w:u w:val="single"/>
        </w:rPr>
      </w:pPr>
    </w:p>
    <w:p w14:paraId="6C5EF60B" w14:textId="77777777" w:rsidR="004D1C36" w:rsidDel="003A0327" w:rsidRDefault="004D1C36" w:rsidP="005B75F8">
      <w:pPr>
        <w:rPr>
          <w:del w:id="96" w:author="Nidhi Barhate" w:date="2025-10-18T16:46:00Z" w16du:dateUtc="2025-10-18T11:16:00Z"/>
          <w:rFonts w:ascii="Times New Roman" w:hAnsi="Times New Roman" w:cs="Times New Roman"/>
          <w:b/>
          <w:sz w:val="40"/>
          <w:szCs w:val="40"/>
          <w:u w:val="single"/>
        </w:rPr>
      </w:pPr>
    </w:p>
    <w:p w14:paraId="342F1556" w14:textId="77777777" w:rsidR="003A0327" w:rsidRDefault="003A0327" w:rsidP="005B75F8">
      <w:pPr>
        <w:rPr>
          <w:ins w:id="97" w:author="Nidhi Barhate" w:date="2025-10-18T16:46:00Z" w16du:dateUtc="2025-10-18T11:16:00Z"/>
          <w:rFonts w:ascii="Times New Roman" w:hAnsi="Times New Roman" w:cs="Times New Roman"/>
          <w:b/>
          <w:sz w:val="40"/>
          <w:szCs w:val="40"/>
          <w:u w:val="single"/>
        </w:rPr>
      </w:pPr>
    </w:p>
    <w:p w14:paraId="55102EB0" w14:textId="77777777" w:rsidR="004D1C36" w:rsidDel="003A0327" w:rsidRDefault="004D1C36" w:rsidP="005B75F8">
      <w:pPr>
        <w:rPr>
          <w:del w:id="98" w:author="Nidhi Barhate" w:date="2025-10-18T16:46:00Z" w16du:dateUtc="2025-10-18T11:16:00Z"/>
          <w:rFonts w:ascii="Times New Roman" w:hAnsi="Times New Roman" w:cs="Times New Roman"/>
          <w:b/>
          <w:sz w:val="40"/>
          <w:szCs w:val="40"/>
          <w:u w:val="single"/>
        </w:rPr>
      </w:pPr>
    </w:p>
    <w:p w14:paraId="5BA0F366" w14:textId="77777777" w:rsidR="004D1C36" w:rsidRDefault="004D1C36" w:rsidP="005B75F8">
      <w:pPr>
        <w:rPr>
          <w:rFonts w:ascii="Times New Roman" w:hAnsi="Times New Roman" w:cs="Times New Roman"/>
          <w:b/>
          <w:sz w:val="40"/>
          <w:szCs w:val="40"/>
          <w:u w:val="single"/>
        </w:rPr>
      </w:pPr>
    </w:p>
    <w:p w14:paraId="038D6880" w14:textId="469F2EF6" w:rsidR="005B75F8" w:rsidRPr="004D1C36" w:rsidRDefault="008E0958" w:rsidP="008E0958">
      <w:pPr>
        <w:pStyle w:val="TimesNewRomanSize"/>
        <w:ind w:firstLine="0"/>
        <w:rPr>
          <w:sz w:val="28"/>
          <w:szCs w:val="28"/>
          <w:u w:val="single"/>
        </w:rPr>
      </w:pPr>
      <w:ins w:id="99" w:author="Nidhi Barhate" w:date="2025-10-18T16:48:00Z" w16du:dateUtc="2025-10-18T11:18:00Z">
        <w:r>
          <w:rPr>
            <w:sz w:val="28"/>
            <w:szCs w:val="28"/>
            <w:u w:val="single"/>
          </w:rPr>
          <w:t>5)</w:t>
        </w:r>
      </w:ins>
      <w:r w:rsidR="005B75F8" w:rsidRPr="004D1C36">
        <w:rPr>
          <w:sz w:val="28"/>
          <w:szCs w:val="28"/>
          <w:u w:val="single"/>
        </w:rPr>
        <w:t>Methodology:</w:t>
      </w:r>
    </w:p>
    <w:p w14:paraId="62EEA58E" w14:textId="77777777" w:rsidR="00A43A45" w:rsidRDefault="00A43A45" w:rsidP="005B75F8">
      <w:pPr>
        <w:rPr>
          <w:rFonts w:ascii="Times New Roman" w:hAnsi="Times New Roman" w:cs="Times New Roman"/>
          <w:b/>
          <w:sz w:val="40"/>
          <w:szCs w:val="40"/>
          <w:u w:val="single"/>
        </w:rPr>
      </w:pPr>
    </w:p>
    <w:p w14:paraId="7852151F" w14:textId="2490F953" w:rsidR="005975C8" w:rsidRPr="004D1C36" w:rsidRDefault="005975C8">
      <w:pPr>
        <w:pStyle w:val="TimesNewRomanSize"/>
        <w:spacing w:line="360" w:lineRule="auto"/>
        <w:ind w:firstLine="0"/>
        <w:rPr>
          <w:b w:val="0"/>
          <w:bCs w:val="0"/>
          <w:sz w:val="24"/>
          <w:szCs w:val="24"/>
        </w:rPr>
        <w:pPrChange w:id="100" w:author="Nidhi Barhate" w:date="2025-10-16T19:56:00Z" w16du:dateUtc="2025-10-16T14:26:00Z">
          <w:pPr>
            <w:pStyle w:val="TimesNewRomanSize"/>
            <w:spacing w:line="360" w:lineRule="auto"/>
          </w:pPr>
        </w:pPrChange>
      </w:pPr>
      <w:r w:rsidRPr="004D1C36">
        <w:rPr>
          <w:b w:val="0"/>
          <w:bCs w:val="0"/>
          <w:sz w:val="24"/>
          <w:szCs w:val="24"/>
        </w:rPr>
        <w:t xml:space="preserve">This survey method was used to collect data from </w:t>
      </w:r>
      <w:proofErr w:type="spellStart"/>
      <w:r w:rsidRPr="004D1C36">
        <w:rPr>
          <w:b w:val="0"/>
          <w:bCs w:val="0"/>
          <w:sz w:val="24"/>
          <w:szCs w:val="24"/>
        </w:rPr>
        <w:t>reponders</w:t>
      </w:r>
      <w:proofErr w:type="spellEnd"/>
      <w:r w:rsidRPr="004D1C36">
        <w:rPr>
          <w:b w:val="0"/>
          <w:bCs w:val="0"/>
          <w:sz w:val="24"/>
          <w:szCs w:val="24"/>
        </w:rPr>
        <w:t xml:space="preserve"> who are user of </w:t>
      </w:r>
      <w:proofErr w:type="spellStart"/>
      <w:r w:rsidR="004D1C36" w:rsidRPr="004D1C36">
        <w:rPr>
          <w:b w:val="0"/>
          <w:bCs w:val="0"/>
          <w:sz w:val="24"/>
          <w:szCs w:val="24"/>
        </w:rPr>
        <w:t>Fampay</w:t>
      </w:r>
      <w:proofErr w:type="spellEnd"/>
      <w:r w:rsidRPr="004D1C36">
        <w:rPr>
          <w:b w:val="0"/>
          <w:bCs w:val="0"/>
          <w:sz w:val="24"/>
          <w:szCs w:val="24"/>
        </w:rPr>
        <w:t>.</w:t>
      </w:r>
    </w:p>
    <w:p w14:paraId="00012C9E" w14:textId="03B2CF1F" w:rsidR="00046CB4" w:rsidRDefault="00C20C42" w:rsidP="004D1C36">
      <w:pPr>
        <w:pStyle w:val="TimesNewRomanSize"/>
        <w:spacing w:line="360" w:lineRule="auto"/>
        <w:rPr>
          <w:ins w:id="101" w:author="Nidhi Barhate" w:date="2025-10-16T19:56:00Z" w16du:dateUtc="2025-10-16T14:26:00Z"/>
          <w:b w:val="0"/>
          <w:bCs w:val="0"/>
          <w:sz w:val="24"/>
          <w:szCs w:val="24"/>
        </w:rPr>
      </w:pPr>
      <w:ins w:id="102" w:author="Nidhi Barhate" w:date="2025-10-16T19:56:00Z" w16du:dateUtc="2025-10-16T14:26:00Z">
        <w:r>
          <w:rPr>
            <w:b w:val="0"/>
            <w:bCs w:val="0"/>
            <w:sz w:val="24"/>
            <w:szCs w:val="24"/>
          </w:rPr>
          <w:t xml:space="preserve"> </w:t>
        </w:r>
      </w:ins>
      <w:r w:rsidR="005975C8" w:rsidRPr="004D1C36">
        <w:rPr>
          <w:b w:val="0"/>
          <w:bCs w:val="0"/>
          <w:sz w:val="24"/>
          <w:szCs w:val="24"/>
        </w:rPr>
        <w:t>In this study the researcher used questionnaire method as tool.</w:t>
      </w:r>
      <w:r w:rsidR="00046CB4" w:rsidRPr="004D1C36">
        <w:rPr>
          <w:b w:val="0"/>
          <w:bCs w:val="0"/>
          <w:sz w:val="6"/>
          <w:szCs w:val="4"/>
        </w:rPr>
        <w:t xml:space="preserve"> </w:t>
      </w:r>
      <w:r w:rsidR="00046CB4" w:rsidRPr="004D1C36">
        <w:rPr>
          <w:b w:val="0"/>
          <w:bCs w:val="0"/>
          <w:sz w:val="24"/>
          <w:szCs w:val="24"/>
        </w:rPr>
        <w:t xml:space="preserve">The questionnaire was prepared on the basis of collected information and reviews about online </w:t>
      </w:r>
      <w:r w:rsidR="004D1C36" w:rsidRPr="004D1C36">
        <w:rPr>
          <w:b w:val="0"/>
          <w:bCs w:val="0"/>
          <w:sz w:val="24"/>
          <w:szCs w:val="24"/>
        </w:rPr>
        <w:t>Payment App</w:t>
      </w:r>
      <w:r w:rsidR="00046CB4" w:rsidRPr="004D1C36">
        <w:rPr>
          <w:b w:val="0"/>
          <w:bCs w:val="0"/>
          <w:sz w:val="24"/>
          <w:szCs w:val="24"/>
        </w:rPr>
        <w:t>. All the questions are structured on the basis of fulfilling the objective of the study.</w:t>
      </w:r>
    </w:p>
    <w:p w14:paraId="66236831" w14:textId="77777777" w:rsidR="00C20C42" w:rsidRDefault="00C20C42" w:rsidP="004D1C36">
      <w:pPr>
        <w:pStyle w:val="TimesNewRomanSize"/>
        <w:spacing w:line="360" w:lineRule="auto"/>
        <w:rPr>
          <w:ins w:id="103" w:author="Nidhi Barhate" w:date="2025-10-16T19:56:00Z" w16du:dateUtc="2025-10-16T14:26:00Z"/>
          <w:b w:val="0"/>
          <w:bCs w:val="0"/>
          <w:sz w:val="24"/>
          <w:szCs w:val="24"/>
        </w:rPr>
      </w:pPr>
    </w:p>
    <w:p w14:paraId="050509F4" w14:textId="77777777" w:rsidR="00C20C42" w:rsidRPr="004D1C36" w:rsidRDefault="00C20C42" w:rsidP="004D1C36">
      <w:pPr>
        <w:pStyle w:val="TimesNewRomanSize"/>
        <w:spacing w:line="360" w:lineRule="auto"/>
        <w:rPr>
          <w:b w:val="0"/>
          <w:bCs w:val="0"/>
          <w:sz w:val="6"/>
          <w:szCs w:val="4"/>
        </w:rPr>
      </w:pPr>
    </w:p>
    <w:p w14:paraId="481961AB" w14:textId="2C405D3D" w:rsidR="005975C8" w:rsidRPr="004D1C36" w:rsidRDefault="00046CB4" w:rsidP="004D1C36">
      <w:pPr>
        <w:pStyle w:val="TimesNewRomanSize"/>
        <w:spacing w:line="360" w:lineRule="auto"/>
        <w:rPr>
          <w:b w:val="0"/>
          <w:bCs w:val="0"/>
          <w:sz w:val="24"/>
          <w:szCs w:val="24"/>
        </w:rPr>
      </w:pPr>
      <w:r w:rsidRPr="004D1C36">
        <w:rPr>
          <w:b w:val="0"/>
          <w:bCs w:val="0"/>
          <w:sz w:val="24"/>
          <w:szCs w:val="24"/>
        </w:rPr>
        <w:t xml:space="preserve">Random sampling method was used for the </w:t>
      </w:r>
      <w:proofErr w:type="spellStart"/>
      <w:proofErr w:type="gramStart"/>
      <w:r w:rsidRPr="004D1C36">
        <w:rPr>
          <w:b w:val="0"/>
          <w:bCs w:val="0"/>
          <w:sz w:val="24"/>
          <w:szCs w:val="24"/>
        </w:rPr>
        <w:t>study.The</w:t>
      </w:r>
      <w:proofErr w:type="spellEnd"/>
      <w:proofErr w:type="gramEnd"/>
      <w:r w:rsidRPr="004D1C36">
        <w:rPr>
          <w:b w:val="0"/>
          <w:bCs w:val="0"/>
          <w:sz w:val="24"/>
          <w:szCs w:val="24"/>
        </w:rPr>
        <w:t xml:space="preserve"> total sample size was 76 including both male and female </w:t>
      </w:r>
      <w:proofErr w:type="spellStart"/>
      <w:proofErr w:type="gramStart"/>
      <w:r w:rsidRPr="004D1C36">
        <w:rPr>
          <w:b w:val="0"/>
          <w:bCs w:val="0"/>
          <w:sz w:val="24"/>
          <w:szCs w:val="24"/>
        </w:rPr>
        <w:t>users.The</w:t>
      </w:r>
      <w:proofErr w:type="spellEnd"/>
      <w:proofErr w:type="gramEnd"/>
      <w:r w:rsidRPr="004D1C36">
        <w:rPr>
          <w:b w:val="0"/>
          <w:bCs w:val="0"/>
          <w:sz w:val="24"/>
          <w:szCs w:val="24"/>
        </w:rPr>
        <w:t xml:space="preserve"> collected data was tubulated and </w:t>
      </w:r>
      <w:proofErr w:type="spellStart"/>
      <w:r w:rsidRPr="004D1C36">
        <w:rPr>
          <w:b w:val="0"/>
          <w:bCs w:val="0"/>
          <w:sz w:val="24"/>
          <w:szCs w:val="24"/>
        </w:rPr>
        <w:t>analyzed</w:t>
      </w:r>
      <w:proofErr w:type="spellEnd"/>
      <w:r w:rsidR="004D1C36" w:rsidRPr="004D1C36">
        <w:rPr>
          <w:b w:val="0"/>
          <w:bCs w:val="0"/>
          <w:sz w:val="24"/>
          <w:szCs w:val="24"/>
        </w:rPr>
        <w:t>.</w:t>
      </w:r>
    </w:p>
    <w:p w14:paraId="10C4C6C6" w14:textId="77777777" w:rsidR="003B0B12" w:rsidRDefault="003B0B12" w:rsidP="005B75F8">
      <w:pPr>
        <w:rPr>
          <w:rFonts w:ascii="Times New Roman" w:hAnsi="Times New Roman" w:cs="Times New Roman"/>
          <w:b/>
          <w:sz w:val="40"/>
          <w:szCs w:val="40"/>
          <w:u w:val="single"/>
        </w:rPr>
      </w:pPr>
    </w:p>
    <w:p w14:paraId="680A5F9C" w14:textId="77777777" w:rsidR="003B0B12" w:rsidRDefault="003B0B12" w:rsidP="005B75F8">
      <w:pPr>
        <w:rPr>
          <w:rFonts w:ascii="Times New Roman" w:hAnsi="Times New Roman" w:cs="Times New Roman"/>
          <w:b/>
          <w:sz w:val="40"/>
          <w:szCs w:val="40"/>
          <w:u w:val="single"/>
        </w:rPr>
      </w:pPr>
    </w:p>
    <w:p w14:paraId="7102E106" w14:textId="77777777" w:rsidR="003B0B12" w:rsidRDefault="003B0B12" w:rsidP="005B75F8">
      <w:pPr>
        <w:rPr>
          <w:rFonts w:ascii="Times New Roman" w:hAnsi="Times New Roman" w:cs="Times New Roman"/>
          <w:b/>
          <w:sz w:val="40"/>
          <w:szCs w:val="40"/>
          <w:u w:val="single"/>
        </w:rPr>
      </w:pPr>
    </w:p>
    <w:p w14:paraId="167F9EF7" w14:textId="77777777" w:rsidR="003B0B12" w:rsidRDefault="003B0B12" w:rsidP="005B75F8">
      <w:pPr>
        <w:rPr>
          <w:rFonts w:ascii="Times New Roman" w:hAnsi="Times New Roman" w:cs="Times New Roman"/>
          <w:b/>
          <w:sz w:val="40"/>
          <w:szCs w:val="40"/>
          <w:u w:val="single"/>
        </w:rPr>
      </w:pPr>
    </w:p>
    <w:p w14:paraId="39021FE8" w14:textId="77777777" w:rsidR="003B0B12" w:rsidRDefault="003B0B12" w:rsidP="005B75F8">
      <w:pPr>
        <w:rPr>
          <w:rFonts w:ascii="Times New Roman" w:hAnsi="Times New Roman" w:cs="Times New Roman"/>
          <w:b/>
          <w:sz w:val="40"/>
          <w:szCs w:val="40"/>
          <w:u w:val="single"/>
        </w:rPr>
      </w:pPr>
    </w:p>
    <w:p w14:paraId="218EC746" w14:textId="77777777" w:rsidR="003B0B12" w:rsidRDefault="003B0B12" w:rsidP="005B75F8">
      <w:pPr>
        <w:rPr>
          <w:rFonts w:ascii="Times New Roman" w:hAnsi="Times New Roman" w:cs="Times New Roman"/>
          <w:b/>
          <w:sz w:val="40"/>
          <w:szCs w:val="40"/>
          <w:u w:val="single"/>
        </w:rPr>
      </w:pPr>
    </w:p>
    <w:p w14:paraId="7D7F808C" w14:textId="77777777" w:rsidR="003B0B12" w:rsidRDefault="003B0B12" w:rsidP="005B75F8">
      <w:pPr>
        <w:rPr>
          <w:rFonts w:ascii="Times New Roman" w:hAnsi="Times New Roman" w:cs="Times New Roman"/>
          <w:b/>
          <w:sz w:val="40"/>
          <w:szCs w:val="40"/>
          <w:u w:val="single"/>
        </w:rPr>
      </w:pPr>
    </w:p>
    <w:p w14:paraId="1F737CF0" w14:textId="2743D0BB" w:rsidR="00937EA7" w:rsidRDefault="00937EA7" w:rsidP="005B75F8">
      <w:pPr>
        <w:rPr>
          <w:ins w:id="104" w:author="Nidhi Barhate" w:date="2025-10-16T19:19:00Z" w16du:dateUtc="2025-10-16T13:49:00Z"/>
          <w:rFonts w:ascii="Times New Roman" w:hAnsi="Times New Roman" w:cs="Times New Roman"/>
          <w:b/>
          <w:sz w:val="40"/>
          <w:szCs w:val="40"/>
          <w:u w:val="single"/>
        </w:rPr>
      </w:pPr>
    </w:p>
    <w:p w14:paraId="6FAB626F" w14:textId="77777777" w:rsidR="00937EA7" w:rsidRDefault="00937EA7">
      <w:pPr>
        <w:spacing w:line="259" w:lineRule="auto"/>
        <w:rPr>
          <w:ins w:id="105" w:author="Nidhi Barhate" w:date="2025-10-16T19:19:00Z" w16du:dateUtc="2025-10-16T13:49:00Z"/>
          <w:rFonts w:ascii="Times New Roman" w:hAnsi="Times New Roman" w:cs="Times New Roman"/>
          <w:b/>
          <w:sz w:val="40"/>
          <w:szCs w:val="40"/>
          <w:u w:val="single"/>
        </w:rPr>
      </w:pPr>
      <w:ins w:id="106" w:author="Nidhi Barhate" w:date="2025-10-16T19:19:00Z" w16du:dateUtc="2025-10-16T13:49:00Z">
        <w:r>
          <w:rPr>
            <w:rFonts w:ascii="Times New Roman" w:hAnsi="Times New Roman" w:cs="Times New Roman"/>
            <w:b/>
            <w:sz w:val="40"/>
            <w:szCs w:val="40"/>
            <w:u w:val="single"/>
          </w:rPr>
          <w:br w:type="page"/>
        </w:r>
      </w:ins>
    </w:p>
    <w:p w14:paraId="70A93ADB" w14:textId="651579E1" w:rsidR="00937EA7" w:rsidRDefault="008E0958" w:rsidP="008E0958">
      <w:pPr>
        <w:pStyle w:val="TimesNewRomanSize"/>
        <w:ind w:firstLine="0"/>
        <w:rPr>
          <w:ins w:id="107" w:author="Nidhi Barhate" w:date="2025-10-16T19:20:00Z" w16du:dateUtc="2025-10-16T13:50:00Z"/>
          <w:sz w:val="28"/>
          <w:szCs w:val="28"/>
          <w:u w:val="single"/>
        </w:rPr>
      </w:pPr>
      <w:ins w:id="108" w:author="Nidhi Barhate" w:date="2025-10-18T16:47:00Z" w16du:dateUtc="2025-10-18T11:17:00Z">
        <w:r>
          <w:rPr>
            <w:sz w:val="28"/>
            <w:szCs w:val="28"/>
            <w:u w:val="single"/>
          </w:rPr>
          <w:lastRenderedPageBreak/>
          <w:t>6</w:t>
        </w:r>
      </w:ins>
      <w:ins w:id="109" w:author="Nidhi Barhate" w:date="2025-10-18T16:48:00Z" w16du:dateUtc="2025-10-18T11:18:00Z">
        <w:r>
          <w:rPr>
            <w:sz w:val="28"/>
            <w:szCs w:val="28"/>
            <w:u w:val="single"/>
          </w:rPr>
          <w:t>)</w:t>
        </w:r>
      </w:ins>
      <w:ins w:id="110" w:author="Nidhi Barhate" w:date="2025-10-16T19:19:00Z" w16du:dateUtc="2025-10-16T13:49:00Z">
        <w:r w:rsidR="00937EA7" w:rsidRPr="00937EA7">
          <w:rPr>
            <w:sz w:val="28"/>
            <w:szCs w:val="28"/>
            <w:u w:val="single"/>
            <w:rPrChange w:id="111" w:author="Nidhi Barhate" w:date="2025-10-16T19:19:00Z" w16du:dateUtc="2025-10-16T13:49:00Z">
              <w:rPr/>
            </w:rPrChange>
          </w:rPr>
          <w:t>Result and Discussion</w:t>
        </w:r>
      </w:ins>
      <w:ins w:id="112" w:author="Nidhi Barhate" w:date="2025-10-16T19:20:00Z" w16du:dateUtc="2025-10-16T13:50:00Z">
        <w:r w:rsidR="00937EA7">
          <w:rPr>
            <w:sz w:val="28"/>
            <w:szCs w:val="28"/>
            <w:u w:val="single"/>
          </w:rPr>
          <w:t>:</w:t>
        </w:r>
      </w:ins>
    </w:p>
    <w:p w14:paraId="1837267D" w14:textId="77777777" w:rsidR="00937EA7" w:rsidRDefault="00937EA7">
      <w:pPr>
        <w:pStyle w:val="TimesNewRomanSize"/>
        <w:spacing w:line="360" w:lineRule="auto"/>
        <w:ind w:firstLine="0"/>
        <w:rPr>
          <w:ins w:id="113" w:author="Nidhi Barhate" w:date="2025-10-16T19:20:00Z" w16du:dateUtc="2025-10-16T13:50:00Z"/>
          <w:sz w:val="28"/>
          <w:szCs w:val="28"/>
          <w:u w:val="single"/>
        </w:rPr>
        <w:pPrChange w:id="114" w:author="Nidhi Barhate" w:date="2025-10-16T19:56:00Z" w16du:dateUtc="2025-10-16T14:26:00Z">
          <w:pPr>
            <w:pStyle w:val="TimesNewRomanSize"/>
            <w:ind w:firstLine="0"/>
          </w:pPr>
        </w:pPrChange>
      </w:pPr>
    </w:p>
    <w:p w14:paraId="70AF1E11" w14:textId="77777777" w:rsidR="008E0958" w:rsidRPr="003B3F02" w:rsidRDefault="008E0958" w:rsidP="008E0958">
      <w:pPr>
        <w:pStyle w:val="TimesNewRomanSize"/>
        <w:rPr>
          <w:ins w:id="115" w:author="Nidhi Barhate" w:date="2025-10-18T16:51:00Z" w16du:dateUtc="2025-10-18T11:21:00Z"/>
          <w:b w:val="0"/>
          <w:sz w:val="24"/>
          <w:szCs w:val="24"/>
        </w:rPr>
      </w:pPr>
      <w:ins w:id="116" w:author="Nidhi Barhate" w:date="2025-10-18T16:51:00Z" w16du:dateUtc="2025-10-18T11:21:00Z">
        <w:r w:rsidRPr="003B3F02">
          <w:rPr>
            <w:b w:val="0"/>
            <w:bCs w:val="0"/>
            <w:sz w:val="24"/>
            <w:szCs w:val="24"/>
          </w:rPr>
          <w:t xml:space="preserve">According to survey on the basis of questioners and </w:t>
        </w:r>
        <w:proofErr w:type="gramStart"/>
        <w:r w:rsidRPr="003B3F02">
          <w:rPr>
            <w:b w:val="0"/>
            <w:bCs w:val="0"/>
            <w:sz w:val="24"/>
            <w:szCs w:val="24"/>
          </w:rPr>
          <w:t>responses .</w:t>
        </w:r>
        <w:proofErr w:type="gramEnd"/>
        <w:r w:rsidRPr="003B3F02">
          <w:rPr>
            <w:b w:val="0"/>
            <w:bCs w:val="0"/>
            <w:sz w:val="24"/>
            <w:szCs w:val="24"/>
          </w:rPr>
          <w:t xml:space="preserve"> It contains all the responses from users and </w:t>
        </w:r>
        <w:proofErr w:type="spellStart"/>
        <w:r w:rsidRPr="003B3F02">
          <w:rPr>
            <w:b w:val="0"/>
            <w:bCs w:val="0"/>
            <w:sz w:val="24"/>
            <w:szCs w:val="24"/>
          </w:rPr>
          <w:t>non users</w:t>
        </w:r>
        <w:proofErr w:type="spellEnd"/>
        <w:r w:rsidRPr="003B3F02">
          <w:rPr>
            <w:b w:val="0"/>
            <w:bCs w:val="0"/>
            <w:sz w:val="24"/>
            <w:szCs w:val="24"/>
          </w:rPr>
          <w:t xml:space="preserve"> of </w:t>
        </w:r>
        <w:proofErr w:type="spellStart"/>
        <w:r w:rsidRPr="003B3F02">
          <w:rPr>
            <w:b w:val="0"/>
            <w:bCs w:val="0"/>
            <w:sz w:val="24"/>
            <w:szCs w:val="24"/>
          </w:rPr>
          <w:t>Famapy</w:t>
        </w:r>
        <w:proofErr w:type="spellEnd"/>
        <w:r w:rsidRPr="003B3F02">
          <w:rPr>
            <w:b w:val="0"/>
            <w:bCs w:val="0"/>
            <w:sz w:val="24"/>
            <w:szCs w:val="24"/>
          </w:rPr>
          <w:t xml:space="preserve">. On that basis 10 out of 8 are the users of </w:t>
        </w:r>
        <w:proofErr w:type="spellStart"/>
        <w:r w:rsidRPr="003B3F02">
          <w:rPr>
            <w:b w:val="0"/>
            <w:bCs w:val="0"/>
            <w:sz w:val="24"/>
            <w:szCs w:val="24"/>
          </w:rPr>
          <w:t>Fampay</w:t>
        </w:r>
        <w:proofErr w:type="spellEnd"/>
        <w:r w:rsidRPr="003B3F02">
          <w:rPr>
            <w:b w:val="0"/>
            <w:bCs w:val="0"/>
            <w:sz w:val="24"/>
            <w:szCs w:val="24"/>
          </w:rPr>
          <w:t xml:space="preserve"> they are using </w:t>
        </w:r>
        <w:proofErr w:type="spellStart"/>
        <w:r w:rsidRPr="003B3F02">
          <w:rPr>
            <w:b w:val="0"/>
            <w:bCs w:val="0"/>
            <w:sz w:val="24"/>
            <w:szCs w:val="24"/>
          </w:rPr>
          <w:t>Fampay</w:t>
        </w:r>
        <w:proofErr w:type="spellEnd"/>
        <w:r w:rsidRPr="003B3F02">
          <w:rPr>
            <w:b w:val="0"/>
            <w:bCs w:val="0"/>
            <w:sz w:val="24"/>
            <w:szCs w:val="24"/>
          </w:rPr>
          <w:t xml:space="preserve"> app for online </w:t>
        </w:r>
        <w:proofErr w:type="spellStart"/>
        <w:r w:rsidRPr="003B3F02">
          <w:rPr>
            <w:b w:val="0"/>
            <w:bCs w:val="0"/>
            <w:sz w:val="24"/>
            <w:szCs w:val="24"/>
          </w:rPr>
          <w:t>Payment.They</w:t>
        </w:r>
        <w:proofErr w:type="spellEnd"/>
        <w:r w:rsidRPr="003B3F02">
          <w:rPr>
            <w:b w:val="0"/>
            <w:bCs w:val="0"/>
            <w:sz w:val="24"/>
            <w:szCs w:val="24"/>
          </w:rPr>
          <w:t xml:space="preserve"> are satisfied with the all the services &amp; policy of </w:t>
        </w:r>
        <w:proofErr w:type="spellStart"/>
        <w:r w:rsidRPr="003B3F02">
          <w:rPr>
            <w:b w:val="0"/>
            <w:bCs w:val="0"/>
            <w:sz w:val="24"/>
            <w:szCs w:val="24"/>
          </w:rPr>
          <w:t>Fampay</w:t>
        </w:r>
        <w:proofErr w:type="spellEnd"/>
        <w:r w:rsidRPr="003B3F02">
          <w:rPr>
            <w:b w:val="0"/>
            <w:bCs w:val="0"/>
            <w:sz w:val="24"/>
            <w:szCs w:val="24"/>
          </w:rPr>
          <w:t>.</w:t>
        </w:r>
      </w:ins>
    </w:p>
    <w:p w14:paraId="09216C9D" w14:textId="77777777" w:rsidR="008E0958" w:rsidRPr="003B3F02" w:rsidRDefault="008E0958" w:rsidP="008E0958">
      <w:pPr>
        <w:pStyle w:val="TimesNewRomanSize"/>
        <w:rPr>
          <w:ins w:id="117" w:author="Nidhi Barhate" w:date="2025-10-18T16:51:00Z" w16du:dateUtc="2025-10-18T11:21:00Z"/>
          <w:b w:val="0"/>
          <w:sz w:val="24"/>
          <w:szCs w:val="24"/>
        </w:rPr>
      </w:pPr>
    </w:p>
    <w:p w14:paraId="62506F04" w14:textId="77777777" w:rsidR="008E0958" w:rsidRPr="003B3F02" w:rsidRDefault="008E0958" w:rsidP="008E0958">
      <w:pPr>
        <w:pStyle w:val="TimesNewRomanSize"/>
        <w:rPr>
          <w:ins w:id="118" w:author="Nidhi Barhate" w:date="2025-10-18T16:51:00Z" w16du:dateUtc="2025-10-18T11:21:00Z"/>
          <w:b w:val="0"/>
          <w:sz w:val="24"/>
          <w:szCs w:val="24"/>
        </w:rPr>
      </w:pPr>
      <w:ins w:id="119" w:author="Nidhi Barhate" w:date="2025-10-18T16:51:00Z" w16du:dateUtc="2025-10-18T11:21:00Z">
        <w:r w:rsidRPr="003B3F02">
          <w:rPr>
            <w:b w:val="0"/>
            <w:bCs w:val="0"/>
            <w:sz w:val="24"/>
            <w:szCs w:val="24"/>
          </w:rPr>
          <w:t>•</w:t>
        </w:r>
        <w:r w:rsidRPr="003B3F02">
          <w:rPr>
            <w:b w:val="0"/>
            <w:bCs w:val="0"/>
            <w:sz w:val="24"/>
            <w:szCs w:val="24"/>
          </w:rPr>
          <w:tab/>
          <w:t>Result of our responders from our questionnaire is as follows:</w:t>
        </w:r>
      </w:ins>
    </w:p>
    <w:p w14:paraId="42BFDE32" w14:textId="77777777" w:rsidR="008E0958" w:rsidRPr="003B3F02" w:rsidRDefault="008E0958" w:rsidP="008E0958">
      <w:pPr>
        <w:pStyle w:val="TimesNewRomanSize"/>
        <w:rPr>
          <w:ins w:id="120" w:author="Nidhi Barhate" w:date="2025-10-18T16:51:00Z" w16du:dateUtc="2025-10-18T11:21:00Z"/>
          <w:b w:val="0"/>
          <w:sz w:val="24"/>
          <w:szCs w:val="24"/>
        </w:rPr>
      </w:pPr>
    </w:p>
    <w:p w14:paraId="55BBF3A9" w14:textId="77777777" w:rsidR="008E0958" w:rsidRPr="003B3F02" w:rsidRDefault="008E0958" w:rsidP="008E0958">
      <w:pPr>
        <w:pStyle w:val="TimesNewRomanSize"/>
        <w:rPr>
          <w:ins w:id="121" w:author="Nidhi Barhate" w:date="2025-10-18T16:51:00Z" w16du:dateUtc="2025-10-18T11:21:00Z"/>
          <w:b w:val="0"/>
          <w:sz w:val="24"/>
          <w:szCs w:val="24"/>
        </w:rPr>
      </w:pPr>
      <w:ins w:id="122" w:author="Nidhi Barhate" w:date="2025-10-18T16:51:00Z" w16du:dateUtc="2025-10-18T11:21:00Z">
        <w:r w:rsidRPr="003B3F02">
          <w:rPr>
            <w:b w:val="0"/>
            <w:bCs w:val="0"/>
            <w:sz w:val="24"/>
            <w:szCs w:val="24"/>
          </w:rPr>
          <w:t>1)</w:t>
        </w:r>
        <w:r w:rsidRPr="003B3F02">
          <w:rPr>
            <w:b w:val="0"/>
            <w:bCs w:val="0"/>
            <w:sz w:val="24"/>
            <w:szCs w:val="24"/>
          </w:rPr>
          <w:tab/>
          <w:t xml:space="preserve">47.5% of people from Jalgaon use the app </w:t>
        </w:r>
        <w:proofErr w:type="spellStart"/>
        <w:r w:rsidRPr="003B3F02">
          <w:rPr>
            <w:b w:val="0"/>
            <w:bCs w:val="0"/>
            <w:sz w:val="24"/>
            <w:szCs w:val="24"/>
          </w:rPr>
          <w:t>Fampay</w:t>
        </w:r>
        <w:proofErr w:type="spellEnd"/>
        <w:r w:rsidRPr="003B3F02">
          <w:rPr>
            <w:b w:val="0"/>
            <w:bCs w:val="0"/>
            <w:sz w:val="24"/>
            <w:szCs w:val="24"/>
          </w:rPr>
          <w:t>.</w:t>
        </w:r>
      </w:ins>
    </w:p>
    <w:p w14:paraId="267F8FE2" w14:textId="77777777" w:rsidR="008E0958" w:rsidRPr="003B3F02" w:rsidRDefault="008E0958" w:rsidP="008E0958">
      <w:pPr>
        <w:pStyle w:val="TimesNewRomanSize"/>
        <w:rPr>
          <w:ins w:id="123" w:author="Nidhi Barhate" w:date="2025-10-18T16:51:00Z" w16du:dateUtc="2025-10-18T11:21:00Z"/>
          <w:b w:val="0"/>
          <w:sz w:val="24"/>
          <w:szCs w:val="24"/>
        </w:rPr>
      </w:pPr>
    </w:p>
    <w:p w14:paraId="06BFA3C0" w14:textId="77777777" w:rsidR="008E0958" w:rsidRPr="003B3F02" w:rsidRDefault="008E0958" w:rsidP="008E0958">
      <w:pPr>
        <w:pStyle w:val="TimesNewRomanSize"/>
        <w:rPr>
          <w:ins w:id="124" w:author="Nidhi Barhate" w:date="2025-10-18T16:51:00Z" w16du:dateUtc="2025-10-18T11:21:00Z"/>
          <w:b w:val="0"/>
          <w:sz w:val="24"/>
          <w:szCs w:val="24"/>
        </w:rPr>
      </w:pPr>
      <w:ins w:id="125" w:author="Nidhi Barhate" w:date="2025-10-18T16:51:00Z" w16du:dateUtc="2025-10-18T11:21:00Z">
        <w:r w:rsidRPr="003B3F02">
          <w:rPr>
            <w:b w:val="0"/>
            <w:bCs w:val="0"/>
            <w:sz w:val="24"/>
            <w:szCs w:val="24"/>
          </w:rPr>
          <w:t>2)</w:t>
        </w:r>
        <w:r w:rsidRPr="003B3F02">
          <w:rPr>
            <w:b w:val="0"/>
            <w:bCs w:val="0"/>
            <w:sz w:val="24"/>
            <w:szCs w:val="24"/>
          </w:rPr>
          <w:tab/>
          <w:t xml:space="preserve">41% of people use </w:t>
        </w:r>
        <w:proofErr w:type="spellStart"/>
        <w:r w:rsidRPr="003B3F02">
          <w:rPr>
            <w:b w:val="0"/>
            <w:bCs w:val="0"/>
            <w:sz w:val="24"/>
            <w:szCs w:val="24"/>
          </w:rPr>
          <w:t>Fampay</w:t>
        </w:r>
        <w:proofErr w:type="spellEnd"/>
        <w:r w:rsidRPr="003B3F02">
          <w:rPr>
            <w:b w:val="0"/>
            <w:bCs w:val="0"/>
            <w:sz w:val="24"/>
            <w:szCs w:val="24"/>
          </w:rPr>
          <w:t xml:space="preserve"> app to make online payments.</w:t>
        </w:r>
      </w:ins>
    </w:p>
    <w:p w14:paraId="00F9BDA4" w14:textId="77777777" w:rsidR="008E0958" w:rsidRPr="003B3F02" w:rsidRDefault="008E0958" w:rsidP="008E0958">
      <w:pPr>
        <w:pStyle w:val="TimesNewRomanSize"/>
        <w:rPr>
          <w:ins w:id="126" w:author="Nidhi Barhate" w:date="2025-10-18T16:51:00Z" w16du:dateUtc="2025-10-18T11:21:00Z"/>
          <w:b w:val="0"/>
          <w:sz w:val="24"/>
          <w:szCs w:val="24"/>
        </w:rPr>
      </w:pPr>
    </w:p>
    <w:p w14:paraId="07ECFB99" w14:textId="77777777" w:rsidR="008E0958" w:rsidRPr="003B3F02" w:rsidRDefault="008E0958" w:rsidP="008E0958">
      <w:pPr>
        <w:pStyle w:val="TimesNewRomanSize"/>
        <w:rPr>
          <w:ins w:id="127" w:author="Nidhi Barhate" w:date="2025-10-18T16:51:00Z" w16du:dateUtc="2025-10-18T11:21:00Z"/>
          <w:b w:val="0"/>
          <w:sz w:val="24"/>
          <w:szCs w:val="24"/>
        </w:rPr>
      </w:pPr>
      <w:ins w:id="128" w:author="Nidhi Barhate" w:date="2025-10-18T16:51:00Z" w16du:dateUtc="2025-10-18T11:21:00Z">
        <w:r w:rsidRPr="003B3F02">
          <w:rPr>
            <w:b w:val="0"/>
            <w:bCs w:val="0"/>
            <w:sz w:val="24"/>
            <w:szCs w:val="24"/>
          </w:rPr>
          <w:t>3)</w:t>
        </w:r>
        <w:r w:rsidRPr="003B3F02">
          <w:rPr>
            <w:b w:val="0"/>
            <w:bCs w:val="0"/>
            <w:sz w:val="24"/>
            <w:szCs w:val="24"/>
          </w:rPr>
          <w:tab/>
          <w:t xml:space="preserve">48.5% of Users say that the </w:t>
        </w:r>
        <w:proofErr w:type="spellStart"/>
        <w:r w:rsidRPr="003B3F02">
          <w:rPr>
            <w:b w:val="0"/>
            <w:bCs w:val="0"/>
            <w:sz w:val="24"/>
            <w:szCs w:val="24"/>
          </w:rPr>
          <w:t>Fampay</w:t>
        </w:r>
        <w:proofErr w:type="spellEnd"/>
        <w:r w:rsidRPr="003B3F02">
          <w:rPr>
            <w:b w:val="0"/>
            <w:bCs w:val="0"/>
            <w:sz w:val="24"/>
            <w:szCs w:val="24"/>
          </w:rPr>
          <w:t xml:space="preserve"> app is easy to use.</w:t>
        </w:r>
      </w:ins>
    </w:p>
    <w:p w14:paraId="297CC6D8" w14:textId="77777777" w:rsidR="008E0958" w:rsidRPr="003B3F02" w:rsidRDefault="008E0958" w:rsidP="008E0958">
      <w:pPr>
        <w:pStyle w:val="TimesNewRomanSize"/>
        <w:rPr>
          <w:ins w:id="129" w:author="Nidhi Barhate" w:date="2025-10-18T16:51:00Z" w16du:dateUtc="2025-10-18T11:21:00Z"/>
          <w:b w:val="0"/>
          <w:sz w:val="24"/>
          <w:szCs w:val="24"/>
        </w:rPr>
      </w:pPr>
    </w:p>
    <w:p w14:paraId="32E51C88" w14:textId="77777777" w:rsidR="008E0958" w:rsidRPr="003B3F02" w:rsidRDefault="008E0958" w:rsidP="008E0958">
      <w:pPr>
        <w:pStyle w:val="TimesNewRomanSize"/>
        <w:rPr>
          <w:ins w:id="130" w:author="Nidhi Barhate" w:date="2025-10-18T16:51:00Z" w16du:dateUtc="2025-10-18T11:21:00Z"/>
          <w:b w:val="0"/>
          <w:sz w:val="24"/>
          <w:szCs w:val="24"/>
        </w:rPr>
      </w:pPr>
      <w:ins w:id="131" w:author="Nidhi Barhate" w:date="2025-10-18T16:51:00Z" w16du:dateUtc="2025-10-18T11:21:00Z">
        <w:r w:rsidRPr="003B3F02">
          <w:rPr>
            <w:b w:val="0"/>
            <w:bCs w:val="0"/>
            <w:sz w:val="24"/>
            <w:szCs w:val="24"/>
          </w:rPr>
          <w:t>4)</w:t>
        </w:r>
        <w:r w:rsidRPr="003B3F02">
          <w:rPr>
            <w:b w:val="0"/>
            <w:bCs w:val="0"/>
            <w:sz w:val="24"/>
            <w:szCs w:val="24"/>
          </w:rPr>
          <w:tab/>
          <w:t xml:space="preserve">48.5% of users are satisfied with their </w:t>
        </w:r>
        <w:proofErr w:type="spellStart"/>
        <w:r w:rsidRPr="003B3F02">
          <w:rPr>
            <w:b w:val="0"/>
            <w:bCs w:val="0"/>
            <w:sz w:val="24"/>
            <w:szCs w:val="24"/>
          </w:rPr>
          <w:t>FonPay</w:t>
        </w:r>
        <w:proofErr w:type="spellEnd"/>
        <w:r w:rsidRPr="003B3F02">
          <w:rPr>
            <w:b w:val="0"/>
            <w:bCs w:val="0"/>
            <w:sz w:val="24"/>
            <w:szCs w:val="24"/>
          </w:rPr>
          <w:t xml:space="preserve"> card experience.</w:t>
        </w:r>
      </w:ins>
    </w:p>
    <w:p w14:paraId="1A845740" w14:textId="77777777" w:rsidR="008E0958" w:rsidRPr="003B3F02" w:rsidRDefault="008E0958" w:rsidP="008E0958">
      <w:pPr>
        <w:pStyle w:val="TimesNewRomanSize"/>
        <w:rPr>
          <w:ins w:id="132" w:author="Nidhi Barhate" w:date="2025-10-18T16:51:00Z" w16du:dateUtc="2025-10-18T11:21:00Z"/>
          <w:b w:val="0"/>
          <w:sz w:val="24"/>
          <w:szCs w:val="24"/>
        </w:rPr>
      </w:pPr>
    </w:p>
    <w:p w14:paraId="6213F92B" w14:textId="77777777" w:rsidR="008E0958" w:rsidRPr="003B3F02" w:rsidRDefault="008E0958" w:rsidP="008E0958">
      <w:pPr>
        <w:pStyle w:val="TimesNewRomanSize"/>
        <w:rPr>
          <w:ins w:id="133" w:author="Nidhi Barhate" w:date="2025-10-18T16:51:00Z" w16du:dateUtc="2025-10-18T11:21:00Z"/>
          <w:b w:val="0"/>
          <w:sz w:val="24"/>
          <w:szCs w:val="24"/>
        </w:rPr>
      </w:pPr>
      <w:ins w:id="134" w:author="Nidhi Barhate" w:date="2025-10-18T16:51:00Z" w16du:dateUtc="2025-10-18T11:21:00Z">
        <w:r w:rsidRPr="003B3F02">
          <w:rPr>
            <w:b w:val="0"/>
            <w:bCs w:val="0"/>
            <w:sz w:val="24"/>
            <w:szCs w:val="24"/>
          </w:rPr>
          <w:t>5)</w:t>
        </w:r>
        <w:r w:rsidRPr="003B3F02">
          <w:rPr>
            <w:b w:val="0"/>
            <w:bCs w:val="0"/>
            <w:sz w:val="24"/>
            <w:szCs w:val="24"/>
          </w:rPr>
          <w:tab/>
          <w:t xml:space="preserve">45% of users say that they use the </w:t>
        </w:r>
        <w:proofErr w:type="spellStart"/>
        <w:r w:rsidRPr="003B3F02">
          <w:rPr>
            <w:b w:val="0"/>
            <w:bCs w:val="0"/>
            <w:sz w:val="24"/>
            <w:szCs w:val="24"/>
          </w:rPr>
          <w:t>Fampay</w:t>
        </w:r>
        <w:proofErr w:type="spellEnd"/>
        <w:r w:rsidRPr="003B3F02">
          <w:rPr>
            <w:b w:val="0"/>
            <w:bCs w:val="0"/>
            <w:sz w:val="24"/>
            <w:szCs w:val="24"/>
          </w:rPr>
          <w:t xml:space="preserve"> app to make UPI transactions.</w:t>
        </w:r>
      </w:ins>
    </w:p>
    <w:p w14:paraId="334AD0AF" w14:textId="77777777" w:rsidR="008E0958" w:rsidRPr="003B3F02" w:rsidRDefault="008E0958" w:rsidP="008E0958">
      <w:pPr>
        <w:pStyle w:val="TimesNewRomanSize"/>
        <w:rPr>
          <w:ins w:id="135" w:author="Nidhi Barhate" w:date="2025-10-18T16:51:00Z" w16du:dateUtc="2025-10-18T11:21:00Z"/>
          <w:b w:val="0"/>
          <w:sz w:val="24"/>
          <w:szCs w:val="24"/>
        </w:rPr>
      </w:pPr>
    </w:p>
    <w:p w14:paraId="58349480" w14:textId="77777777" w:rsidR="008E0958" w:rsidRDefault="008E0958" w:rsidP="008E0958">
      <w:pPr>
        <w:pStyle w:val="TimesNewRomanSize"/>
        <w:rPr>
          <w:ins w:id="136" w:author="Nidhi Barhate" w:date="2025-10-18T16:51:00Z" w16du:dateUtc="2025-10-18T11:21:00Z"/>
          <w:b w:val="0"/>
          <w:bCs w:val="0"/>
          <w:sz w:val="24"/>
          <w:szCs w:val="24"/>
        </w:rPr>
      </w:pPr>
      <w:ins w:id="137" w:author="Nidhi Barhate" w:date="2025-10-18T16:51:00Z" w16du:dateUtc="2025-10-18T11:21:00Z">
        <w:r w:rsidRPr="003B3F02">
          <w:rPr>
            <w:b w:val="0"/>
            <w:bCs w:val="0"/>
            <w:sz w:val="24"/>
            <w:szCs w:val="24"/>
          </w:rPr>
          <w:t>6)</w:t>
        </w:r>
        <w:r w:rsidRPr="003B3F02">
          <w:rPr>
            <w:b w:val="0"/>
            <w:bCs w:val="0"/>
            <w:sz w:val="24"/>
            <w:szCs w:val="24"/>
          </w:rPr>
          <w:tab/>
          <w:t xml:space="preserve">45.5% of users are </w:t>
        </w:r>
        <w:proofErr w:type="gramStart"/>
        <w:r w:rsidRPr="003B3F02">
          <w:rPr>
            <w:b w:val="0"/>
            <w:bCs w:val="0"/>
            <w:sz w:val="24"/>
            <w:szCs w:val="24"/>
          </w:rPr>
          <w:t>hear</w:t>
        </w:r>
        <w:proofErr w:type="gramEnd"/>
        <w:r w:rsidRPr="003B3F02">
          <w:rPr>
            <w:b w:val="0"/>
            <w:bCs w:val="0"/>
            <w:sz w:val="24"/>
            <w:szCs w:val="24"/>
          </w:rPr>
          <w:t xml:space="preserve"> about </w:t>
        </w:r>
        <w:proofErr w:type="spellStart"/>
        <w:r w:rsidRPr="003B3F02">
          <w:rPr>
            <w:b w:val="0"/>
            <w:bCs w:val="0"/>
            <w:sz w:val="24"/>
            <w:szCs w:val="24"/>
          </w:rPr>
          <w:t>Fampay</w:t>
        </w:r>
        <w:proofErr w:type="spellEnd"/>
        <w:r w:rsidRPr="003B3F02">
          <w:rPr>
            <w:b w:val="0"/>
            <w:bCs w:val="0"/>
            <w:sz w:val="24"/>
            <w:szCs w:val="24"/>
          </w:rPr>
          <w:t xml:space="preserve"> app from A Friend or from Family</w:t>
        </w:r>
        <w:r>
          <w:rPr>
            <w:b w:val="0"/>
            <w:bCs w:val="0"/>
            <w:sz w:val="24"/>
            <w:szCs w:val="24"/>
          </w:rPr>
          <w:t>.</w:t>
        </w:r>
      </w:ins>
    </w:p>
    <w:p w14:paraId="132DC159" w14:textId="77777777" w:rsidR="008E0958" w:rsidRDefault="008E0958" w:rsidP="008E0958">
      <w:pPr>
        <w:pStyle w:val="TimesNewRomanSize"/>
        <w:rPr>
          <w:ins w:id="138" w:author="Nidhi Barhate" w:date="2025-10-18T16:51:00Z" w16du:dateUtc="2025-10-18T11:21:00Z"/>
          <w:b w:val="0"/>
          <w:bCs w:val="0"/>
          <w:sz w:val="24"/>
          <w:szCs w:val="24"/>
        </w:rPr>
      </w:pPr>
    </w:p>
    <w:p w14:paraId="5F49608B" w14:textId="77777777" w:rsidR="008E0958" w:rsidRPr="003B3F02" w:rsidRDefault="008E0958" w:rsidP="008E0958">
      <w:pPr>
        <w:pStyle w:val="TimesNewRomanSize"/>
        <w:rPr>
          <w:ins w:id="139" w:author="Nidhi Barhate" w:date="2025-10-18T16:51:00Z" w16du:dateUtc="2025-10-18T11:21:00Z"/>
          <w:bCs w:val="0"/>
          <w:sz w:val="24"/>
          <w:szCs w:val="24"/>
        </w:rPr>
      </w:pPr>
    </w:p>
    <w:p w14:paraId="7DF60C8E" w14:textId="77777777" w:rsidR="00DB6D8C" w:rsidRDefault="0026739E">
      <w:pPr>
        <w:pStyle w:val="TimesNewRomanSize"/>
        <w:spacing w:line="360" w:lineRule="auto"/>
        <w:ind w:firstLine="0"/>
        <w:rPr>
          <w:ins w:id="140" w:author="Nidhi Barhate" w:date="2025-10-16T19:32:00Z" w16du:dateUtc="2025-10-16T14:02:00Z"/>
          <w:b w:val="0"/>
          <w:bCs w:val="0"/>
          <w:sz w:val="24"/>
          <w:szCs w:val="24"/>
        </w:rPr>
        <w:pPrChange w:id="141" w:author="Nidhi Barhate" w:date="2025-10-16T19:56:00Z" w16du:dateUtc="2025-10-16T14:26:00Z">
          <w:pPr>
            <w:pStyle w:val="TimesNewRomanSize"/>
            <w:ind w:firstLine="0"/>
          </w:pPr>
        </w:pPrChange>
      </w:pPr>
      <w:ins w:id="142" w:author="Nidhi Barhate" w:date="2025-10-16T19:30:00Z" w16du:dateUtc="2025-10-16T14:00:00Z">
        <w:r>
          <w:rPr>
            <w:b w:val="0"/>
            <w:bCs w:val="0"/>
            <w:sz w:val="24"/>
            <w:szCs w:val="24"/>
          </w:rPr>
          <w:t xml:space="preserve">However, the discussion also </w:t>
        </w:r>
        <w:proofErr w:type="gramStart"/>
        <w:r>
          <w:rPr>
            <w:b w:val="0"/>
            <w:bCs w:val="0"/>
            <w:sz w:val="24"/>
            <w:szCs w:val="24"/>
          </w:rPr>
          <w:t>highlight</w:t>
        </w:r>
        <w:proofErr w:type="gramEnd"/>
        <w:r>
          <w:rPr>
            <w:b w:val="0"/>
            <w:bCs w:val="0"/>
            <w:sz w:val="24"/>
            <w:szCs w:val="24"/>
          </w:rPr>
          <w:t xml:space="preserve"> some challenges such as network </w:t>
        </w:r>
        <w:proofErr w:type="spellStart"/>
        <w:proofErr w:type="gramStart"/>
        <w:r>
          <w:rPr>
            <w:b w:val="0"/>
            <w:bCs w:val="0"/>
            <w:sz w:val="24"/>
            <w:szCs w:val="24"/>
          </w:rPr>
          <w:t>issues,server</w:t>
        </w:r>
        <w:proofErr w:type="spellEnd"/>
        <w:proofErr w:type="gramEnd"/>
        <w:r>
          <w:rPr>
            <w:b w:val="0"/>
            <w:bCs w:val="0"/>
            <w:sz w:val="24"/>
            <w:szCs w:val="24"/>
          </w:rPr>
          <w:t xml:space="preserve"> </w:t>
        </w:r>
      </w:ins>
      <w:proofErr w:type="spellStart"/>
      <w:proofErr w:type="gramStart"/>
      <w:ins w:id="143" w:author="Nidhi Barhate" w:date="2025-10-16T19:31:00Z" w16du:dateUtc="2025-10-16T14:01:00Z">
        <w:r>
          <w:rPr>
            <w:b w:val="0"/>
            <w:bCs w:val="0"/>
            <w:sz w:val="24"/>
            <w:szCs w:val="24"/>
          </w:rPr>
          <w:t>downtime,and</w:t>
        </w:r>
        <w:proofErr w:type="spellEnd"/>
        <w:proofErr w:type="gramEnd"/>
        <w:r>
          <w:rPr>
            <w:b w:val="0"/>
            <w:bCs w:val="0"/>
            <w:sz w:val="24"/>
            <w:szCs w:val="24"/>
          </w:rPr>
          <w:t xml:space="preserve"> cybersecurity concerns that occasionally affect user’s experience. Continuous </w:t>
        </w:r>
        <w:r w:rsidR="00DB6D8C">
          <w:rPr>
            <w:b w:val="0"/>
            <w:bCs w:val="0"/>
            <w:sz w:val="24"/>
            <w:szCs w:val="24"/>
          </w:rPr>
          <w:t>improvement</w:t>
        </w:r>
      </w:ins>
      <w:ins w:id="144" w:author="Nidhi Barhate" w:date="2025-10-16T19:32:00Z" w16du:dateUtc="2025-10-16T14:02:00Z">
        <w:r w:rsidR="00DB6D8C">
          <w:rPr>
            <w:b w:val="0"/>
            <w:bCs w:val="0"/>
            <w:sz w:val="24"/>
            <w:szCs w:val="24"/>
          </w:rPr>
          <w:t xml:space="preserve"> in </w:t>
        </w:r>
        <w:proofErr w:type="gramStart"/>
        <w:r w:rsidR="00DB6D8C">
          <w:rPr>
            <w:b w:val="0"/>
            <w:bCs w:val="0"/>
            <w:sz w:val="24"/>
            <w:szCs w:val="24"/>
          </w:rPr>
          <w:t>security ,customer</w:t>
        </w:r>
        <w:proofErr w:type="gramEnd"/>
        <w:r w:rsidR="00DB6D8C">
          <w:rPr>
            <w:b w:val="0"/>
            <w:bCs w:val="0"/>
            <w:sz w:val="24"/>
            <w:szCs w:val="24"/>
          </w:rPr>
          <w:t xml:space="preserve"> support, and </w:t>
        </w:r>
        <w:proofErr w:type="spellStart"/>
        <w:r w:rsidR="00DB6D8C">
          <w:rPr>
            <w:b w:val="0"/>
            <w:bCs w:val="0"/>
            <w:sz w:val="24"/>
            <w:szCs w:val="24"/>
          </w:rPr>
          <w:t>awarness</w:t>
        </w:r>
        <w:proofErr w:type="spellEnd"/>
        <w:r w:rsidR="00DB6D8C">
          <w:rPr>
            <w:b w:val="0"/>
            <w:bCs w:val="0"/>
            <w:sz w:val="24"/>
            <w:szCs w:val="24"/>
          </w:rPr>
          <w:t xml:space="preserve"> programs can help overcome these issues.</w:t>
        </w:r>
      </w:ins>
    </w:p>
    <w:p w14:paraId="3606A893" w14:textId="77777777" w:rsidR="00DB6D8C" w:rsidRDefault="00DB6D8C">
      <w:pPr>
        <w:pStyle w:val="TimesNewRomanSize"/>
        <w:spacing w:line="360" w:lineRule="auto"/>
        <w:ind w:firstLine="0"/>
        <w:rPr>
          <w:ins w:id="145" w:author="Nidhi Barhate" w:date="2025-10-16T19:32:00Z" w16du:dateUtc="2025-10-16T14:02:00Z"/>
          <w:b w:val="0"/>
          <w:bCs w:val="0"/>
          <w:sz w:val="24"/>
          <w:szCs w:val="24"/>
        </w:rPr>
        <w:pPrChange w:id="146" w:author="Nidhi Barhate" w:date="2025-10-16T19:56:00Z" w16du:dateUtc="2025-10-16T14:26:00Z">
          <w:pPr>
            <w:pStyle w:val="TimesNewRomanSize"/>
            <w:ind w:firstLine="0"/>
          </w:pPr>
        </w:pPrChange>
      </w:pPr>
    </w:p>
    <w:p w14:paraId="7D173A9F" w14:textId="7C2374DC" w:rsidR="0026739E" w:rsidRPr="00937EA7" w:rsidRDefault="00DB6D8C">
      <w:pPr>
        <w:pStyle w:val="TimesNewRomanSize"/>
        <w:spacing w:line="360" w:lineRule="auto"/>
        <w:ind w:firstLine="0"/>
        <w:rPr>
          <w:ins w:id="147" w:author="Nidhi Barhate" w:date="2025-10-16T19:19:00Z" w16du:dateUtc="2025-10-16T13:49:00Z"/>
          <w:b w:val="0"/>
          <w:sz w:val="24"/>
          <w:szCs w:val="24"/>
          <w:rPrChange w:id="148" w:author="Nidhi Barhate" w:date="2025-10-16T19:21:00Z" w16du:dateUtc="2025-10-16T13:51:00Z">
            <w:rPr>
              <w:ins w:id="149" w:author="Nidhi Barhate" w:date="2025-10-16T19:19:00Z" w16du:dateUtc="2025-10-16T13:49:00Z"/>
              <w:b/>
            </w:rPr>
          </w:rPrChange>
        </w:rPr>
        <w:pPrChange w:id="150" w:author="Nidhi Barhate" w:date="2025-10-16T19:56:00Z" w16du:dateUtc="2025-10-16T14:26:00Z">
          <w:pPr/>
        </w:pPrChange>
      </w:pPr>
      <w:ins w:id="151" w:author="Nidhi Barhate" w:date="2025-10-16T19:32:00Z" w16du:dateUtc="2025-10-16T14:02:00Z">
        <w:r>
          <w:rPr>
            <w:b w:val="0"/>
            <w:bCs w:val="0"/>
            <w:sz w:val="24"/>
            <w:szCs w:val="24"/>
          </w:rPr>
          <w:t xml:space="preserve">Overall, the discussion </w:t>
        </w:r>
      </w:ins>
      <w:ins w:id="152" w:author="Nidhi Barhate" w:date="2025-10-16T19:33:00Z" w16du:dateUtc="2025-10-16T14:03:00Z">
        <w:r>
          <w:rPr>
            <w:b w:val="0"/>
            <w:bCs w:val="0"/>
            <w:sz w:val="24"/>
            <w:szCs w:val="24"/>
          </w:rPr>
          <w:t xml:space="preserve">concludes that </w:t>
        </w:r>
        <w:proofErr w:type="spellStart"/>
        <w:r>
          <w:rPr>
            <w:b w:val="0"/>
            <w:bCs w:val="0"/>
            <w:sz w:val="24"/>
            <w:szCs w:val="24"/>
          </w:rPr>
          <w:t>Fampay</w:t>
        </w:r>
        <w:proofErr w:type="spellEnd"/>
        <w:r>
          <w:rPr>
            <w:b w:val="0"/>
            <w:bCs w:val="0"/>
            <w:sz w:val="24"/>
            <w:szCs w:val="24"/>
          </w:rPr>
          <w:t xml:space="preserve"> is a successful example of India’s digital payment </w:t>
        </w:r>
        <w:proofErr w:type="spellStart"/>
        <w:proofErr w:type="gramStart"/>
        <w:r>
          <w:rPr>
            <w:b w:val="0"/>
            <w:bCs w:val="0"/>
            <w:sz w:val="24"/>
            <w:szCs w:val="24"/>
          </w:rPr>
          <w:t>revolution,combining</w:t>
        </w:r>
        <w:proofErr w:type="spellEnd"/>
        <w:proofErr w:type="gramEnd"/>
        <w:r>
          <w:rPr>
            <w:b w:val="0"/>
            <w:bCs w:val="0"/>
            <w:sz w:val="24"/>
            <w:szCs w:val="24"/>
          </w:rPr>
          <w:t xml:space="preserve"> technology and finance to make everyday transactions </w:t>
        </w:r>
        <w:proofErr w:type="gramStart"/>
        <w:r>
          <w:rPr>
            <w:b w:val="0"/>
            <w:bCs w:val="0"/>
            <w:sz w:val="24"/>
            <w:szCs w:val="24"/>
          </w:rPr>
          <w:t xml:space="preserve">faster </w:t>
        </w:r>
      </w:ins>
      <w:ins w:id="153" w:author="Nidhi Barhate" w:date="2025-10-16T19:34:00Z" w16du:dateUtc="2025-10-16T14:04:00Z">
        <w:r>
          <w:rPr>
            <w:b w:val="0"/>
            <w:bCs w:val="0"/>
            <w:sz w:val="24"/>
            <w:szCs w:val="24"/>
          </w:rPr>
          <w:t>,</w:t>
        </w:r>
        <w:proofErr w:type="spellStart"/>
        <w:r>
          <w:rPr>
            <w:b w:val="0"/>
            <w:bCs w:val="0"/>
            <w:sz w:val="24"/>
            <w:szCs w:val="24"/>
          </w:rPr>
          <w:t>safer</w:t>
        </w:r>
        <w:proofErr w:type="gramEnd"/>
        <w:r>
          <w:rPr>
            <w:b w:val="0"/>
            <w:bCs w:val="0"/>
            <w:sz w:val="24"/>
            <w:szCs w:val="24"/>
          </w:rPr>
          <w:t>,and</w:t>
        </w:r>
        <w:proofErr w:type="spellEnd"/>
        <w:r>
          <w:rPr>
            <w:b w:val="0"/>
            <w:bCs w:val="0"/>
            <w:sz w:val="24"/>
            <w:szCs w:val="24"/>
          </w:rPr>
          <w:t xml:space="preserve"> more convenient.</w:t>
        </w:r>
      </w:ins>
      <w:ins w:id="154" w:author="Nidhi Barhate" w:date="2025-10-16T19:32:00Z" w16du:dateUtc="2025-10-16T14:02:00Z">
        <w:r>
          <w:rPr>
            <w:b w:val="0"/>
            <w:bCs w:val="0"/>
            <w:sz w:val="24"/>
            <w:szCs w:val="24"/>
          </w:rPr>
          <w:t xml:space="preserve"> </w:t>
        </w:r>
      </w:ins>
    </w:p>
    <w:p w14:paraId="32E2D0FA" w14:textId="77777777" w:rsidR="00DB6D8C" w:rsidRDefault="00DB6D8C" w:rsidP="005B75F8">
      <w:pPr>
        <w:rPr>
          <w:ins w:id="155" w:author="Nidhi Barhate" w:date="2025-10-16T19:35:00Z" w16du:dateUtc="2025-10-16T14:05:00Z"/>
          <w:rFonts w:ascii="Times New Roman" w:hAnsi="Times New Roman" w:cs="Times New Roman"/>
          <w:b/>
          <w:sz w:val="28"/>
          <w:szCs w:val="28"/>
          <w:u w:val="single"/>
        </w:rPr>
      </w:pPr>
    </w:p>
    <w:p w14:paraId="040A671B" w14:textId="32D5F09F" w:rsidR="00DB6D8C" w:rsidRPr="003A0327" w:rsidRDefault="00DB6D8C">
      <w:pPr>
        <w:pStyle w:val="ListParagraph"/>
        <w:spacing w:line="259" w:lineRule="auto"/>
        <w:ind w:left="0"/>
        <w:rPr>
          <w:ins w:id="156" w:author="Nidhi Barhate" w:date="2025-10-16T19:36:00Z" w16du:dateUtc="2025-10-16T14:06:00Z"/>
          <w:rFonts w:ascii="Times New Roman" w:hAnsi="Times New Roman" w:cs="Times New Roman"/>
          <w:b/>
          <w:sz w:val="28"/>
          <w:szCs w:val="28"/>
          <w:u w:val="single"/>
          <w:rPrChange w:id="157" w:author="Nidhi Barhate" w:date="2025-10-18T16:41:00Z" w16du:dateUtc="2025-10-18T11:11:00Z">
            <w:rPr>
              <w:ins w:id="158" w:author="Nidhi Barhate" w:date="2025-10-16T19:36:00Z" w16du:dateUtc="2025-10-16T14:06:00Z"/>
            </w:rPr>
          </w:rPrChange>
        </w:rPr>
        <w:pPrChange w:id="159" w:author="Nidhi Barhate" w:date="2025-10-18T16:47:00Z" w16du:dateUtc="2025-10-18T11:17:00Z">
          <w:pPr>
            <w:spacing w:line="259" w:lineRule="auto"/>
          </w:pPr>
        </w:pPrChange>
      </w:pPr>
      <w:ins w:id="160" w:author="Nidhi Barhate" w:date="2025-10-16T19:35:00Z" w16du:dateUtc="2025-10-16T14:05:00Z">
        <w:r w:rsidRPr="003A0327">
          <w:rPr>
            <w:rFonts w:ascii="Times New Roman" w:hAnsi="Times New Roman" w:cs="Times New Roman"/>
            <w:b/>
            <w:sz w:val="28"/>
            <w:szCs w:val="28"/>
            <w:u w:val="single"/>
            <w:rPrChange w:id="161" w:author="Nidhi Barhate" w:date="2025-10-18T16:41:00Z" w16du:dateUtc="2025-10-18T11:11:00Z">
              <w:rPr/>
            </w:rPrChange>
          </w:rPr>
          <w:br w:type="page"/>
        </w:r>
      </w:ins>
      <w:ins w:id="162" w:author="Nidhi Barhate" w:date="2025-10-18T16:47:00Z" w16du:dateUtc="2025-10-18T11:17:00Z">
        <w:r w:rsidR="008E0958">
          <w:rPr>
            <w:rFonts w:ascii="Times New Roman" w:hAnsi="Times New Roman" w:cs="Times New Roman"/>
            <w:b/>
            <w:sz w:val="28"/>
            <w:szCs w:val="28"/>
            <w:u w:val="single"/>
          </w:rPr>
          <w:lastRenderedPageBreak/>
          <w:t>7)</w:t>
        </w:r>
      </w:ins>
      <w:ins w:id="163" w:author="Nidhi Barhate" w:date="2025-10-16T19:35:00Z" w16du:dateUtc="2025-10-16T14:05:00Z">
        <w:r w:rsidRPr="003A0327">
          <w:rPr>
            <w:rFonts w:ascii="Times New Roman" w:hAnsi="Times New Roman" w:cs="Times New Roman"/>
            <w:b/>
            <w:sz w:val="28"/>
            <w:szCs w:val="28"/>
            <w:u w:val="single"/>
            <w:rPrChange w:id="164" w:author="Nidhi Barhate" w:date="2025-10-18T16:41:00Z" w16du:dateUtc="2025-10-18T11:11:00Z">
              <w:rPr/>
            </w:rPrChange>
          </w:rPr>
          <w:t>Recommendations and Future Work:</w:t>
        </w:r>
      </w:ins>
    </w:p>
    <w:p w14:paraId="61006B8F" w14:textId="77777777" w:rsidR="00DB6D8C" w:rsidRDefault="00DB6D8C">
      <w:pPr>
        <w:spacing w:line="259" w:lineRule="auto"/>
        <w:rPr>
          <w:ins w:id="165" w:author="Nidhi Barhate" w:date="2025-10-16T19:36:00Z" w16du:dateUtc="2025-10-16T14:06:00Z"/>
          <w:rFonts w:ascii="Times New Roman" w:hAnsi="Times New Roman" w:cs="Times New Roman"/>
          <w:b/>
          <w:sz w:val="28"/>
          <w:szCs w:val="28"/>
          <w:u w:val="single"/>
        </w:rPr>
      </w:pPr>
    </w:p>
    <w:p w14:paraId="22879F5A" w14:textId="480FEADC" w:rsidR="00DB6D8C" w:rsidRPr="00DB6D8C" w:rsidRDefault="00DB6D8C">
      <w:pPr>
        <w:pStyle w:val="ListParagraph"/>
        <w:numPr>
          <w:ilvl w:val="0"/>
          <w:numId w:val="12"/>
        </w:numPr>
        <w:spacing w:line="360" w:lineRule="auto"/>
        <w:rPr>
          <w:ins w:id="166" w:author="Nidhi Barhate" w:date="2025-10-16T19:38:00Z"/>
          <w:rFonts w:ascii="Times New Roman" w:hAnsi="Times New Roman" w:cs="Times New Roman"/>
          <w:sz w:val="24"/>
          <w:szCs w:val="24"/>
          <w:lang w:val="en-US"/>
          <w:rPrChange w:id="167" w:author="Nidhi Barhate" w:date="2025-10-16T19:40:00Z" w16du:dateUtc="2025-10-16T14:10:00Z">
            <w:rPr>
              <w:ins w:id="168" w:author="Nidhi Barhate" w:date="2025-10-16T19:38:00Z"/>
              <w:rFonts w:ascii="Times New Roman" w:hAnsi="Times New Roman" w:cs="Times New Roman"/>
              <w:b/>
              <w:bCs/>
              <w:sz w:val="28"/>
              <w:szCs w:val="28"/>
              <w:u w:val="single"/>
              <w:lang w:val="en-US"/>
            </w:rPr>
          </w:rPrChange>
        </w:rPr>
        <w:pPrChange w:id="169" w:author="Nidhi Barhate" w:date="2025-10-16T19:55:00Z" w16du:dateUtc="2025-10-16T14:25:00Z">
          <w:pPr>
            <w:spacing w:line="259" w:lineRule="auto"/>
          </w:pPr>
        </w:pPrChange>
      </w:pPr>
      <w:ins w:id="170" w:author="Nidhi Barhate" w:date="2025-10-16T19:38:00Z">
        <w:r w:rsidRPr="00DB6D8C">
          <w:rPr>
            <w:rFonts w:ascii="Times New Roman" w:hAnsi="Times New Roman" w:cs="Times New Roman"/>
            <w:sz w:val="24"/>
            <w:szCs w:val="24"/>
            <w:lang w:val="en-US"/>
            <w:rPrChange w:id="171" w:author="Nidhi Barhate" w:date="2025-10-16T19:40:00Z" w16du:dateUtc="2025-10-16T14:10:00Z">
              <w:rPr>
                <w:rFonts w:ascii="Times New Roman" w:hAnsi="Times New Roman" w:cs="Times New Roman"/>
                <w:b/>
                <w:bCs/>
                <w:sz w:val="28"/>
                <w:szCs w:val="28"/>
                <w:u w:val="single"/>
                <w:lang w:val="en-US"/>
              </w:rPr>
            </w:rPrChange>
          </w:rPr>
          <w:t>Expand Beyond Teen Banking</w:t>
        </w:r>
      </w:ins>
    </w:p>
    <w:p w14:paraId="07EC82A8" w14:textId="1B631E96" w:rsidR="00562AB8" w:rsidRDefault="00DB6D8C">
      <w:pPr>
        <w:spacing w:line="360" w:lineRule="auto"/>
        <w:rPr>
          <w:ins w:id="172" w:author="Nidhi Barhate" w:date="2025-10-16T19:39:00Z" w16du:dateUtc="2025-10-16T14:09:00Z"/>
          <w:rFonts w:ascii="Times New Roman" w:hAnsi="Times New Roman" w:cs="Times New Roman"/>
          <w:bCs/>
          <w:sz w:val="24"/>
          <w:szCs w:val="24"/>
        </w:rPr>
        <w:pPrChange w:id="173" w:author="Nidhi Barhate" w:date="2025-10-16T19:55:00Z" w16du:dateUtc="2025-10-16T14:25:00Z">
          <w:pPr>
            <w:spacing w:line="259" w:lineRule="auto"/>
          </w:pPr>
        </w:pPrChange>
      </w:pPr>
      <w:ins w:id="174" w:author="Nidhi Barhate" w:date="2025-10-16T19:39:00Z" w16du:dateUtc="2025-10-16T14:09:00Z">
        <w:r>
          <w:rPr>
            <w:rFonts w:ascii="Times New Roman" w:hAnsi="Times New Roman" w:cs="Times New Roman"/>
            <w:bCs/>
            <w:sz w:val="24"/>
            <w:szCs w:val="24"/>
          </w:rPr>
          <w:t xml:space="preserve">    </w:t>
        </w:r>
      </w:ins>
      <w:ins w:id="175" w:author="Nidhi Barhate" w:date="2025-10-16T19:41:00Z" w16du:dateUtc="2025-10-16T14:11:00Z">
        <w:r>
          <w:rPr>
            <w:rFonts w:ascii="Times New Roman" w:hAnsi="Times New Roman" w:cs="Times New Roman"/>
            <w:bCs/>
            <w:sz w:val="24"/>
            <w:szCs w:val="24"/>
          </w:rPr>
          <w:t xml:space="preserve">       </w:t>
        </w:r>
      </w:ins>
      <w:ins w:id="176" w:author="Nidhi Barhate" w:date="2025-10-16T19:39:00Z" w16du:dateUtc="2025-10-16T14:09:00Z">
        <w:r>
          <w:rPr>
            <w:rFonts w:ascii="Times New Roman" w:hAnsi="Times New Roman" w:cs="Times New Roman"/>
            <w:bCs/>
            <w:sz w:val="24"/>
            <w:szCs w:val="24"/>
          </w:rPr>
          <w:t xml:space="preserve"> </w:t>
        </w:r>
        <w:r w:rsidRPr="00DB6D8C">
          <w:rPr>
            <w:rFonts w:ascii="Times New Roman" w:hAnsi="Times New Roman" w:cs="Times New Roman"/>
            <w:bCs/>
            <w:sz w:val="24"/>
            <w:szCs w:val="24"/>
            <w:rPrChange w:id="177" w:author="Nidhi Barhate" w:date="2025-10-16T19:39:00Z" w16du:dateUtc="2025-10-16T14:09:00Z">
              <w:rPr>
                <w:rFonts w:ascii="Times New Roman" w:hAnsi="Times New Roman" w:cs="Times New Roman"/>
                <w:b/>
                <w:sz w:val="28"/>
                <w:szCs w:val="28"/>
                <w:u w:val="single"/>
              </w:rPr>
            </w:rPrChange>
          </w:rPr>
          <w:t>Introduce personalized accounts for Gen Z and young adults, transitioning teens to adult customers instead of losing them after age 18.</w:t>
        </w:r>
      </w:ins>
    </w:p>
    <w:p w14:paraId="39E44C6B" w14:textId="1570BAC2" w:rsidR="00DB6D8C" w:rsidRDefault="00DB6D8C">
      <w:pPr>
        <w:pStyle w:val="ListParagraph"/>
        <w:numPr>
          <w:ilvl w:val="0"/>
          <w:numId w:val="12"/>
        </w:numPr>
        <w:spacing w:line="360" w:lineRule="auto"/>
        <w:rPr>
          <w:ins w:id="178" w:author="Nidhi Barhate" w:date="2025-10-16T19:41:00Z" w16du:dateUtc="2025-10-16T14:11:00Z"/>
          <w:rFonts w:ascii="Times New Roman" w:hAnsi="Times New Roman" w:cs="Times New Roman"/>
          <w:sz w:val="24"/>
          <w:szCs w:val="24"/>
          <w:lang w:val="en-US"/>
        </w:rPr>
        <w:pPrChange w:id="179" w:author="Nidhi Barhate" w:date="2025-10-16T19:55:00Z" w16du:dateUtc="2025-10-16T14:25:00Z">
          <w:pPr>
            <w:pStyle w:val="ListParagraph"/>
            <w:numPr>
              <w:numId w:val="12"/>
            </w:numPr>
            <w:spacing w:line="259" w:lineRule="auto"/>
            <w:ind w:left="810" w:hanging="360"/>
          </w:pPr>
        </w:pPrChange>
      </w:pPr>
      <w:ins w:id="180" w:author="Nidhi Barhate" w:date="2025-10-16T19:39:00Z">
        <w:r w:rsidRPr="00DB6D8C">
          <w:rPr>
            <w:rFonts w:ascii="Times New Roman" w:hAnsi="Times New Roman" w:cs="Times New Roman"/>
            <w:sz w:val="24"/>
            <w:szCs w:val="24"/>
            <w:lang w:val="en-US"/>
            <w:rPrChange w:id="181" w:author="Nidhi Barhate" w:date="2025-10-16T19:40:00Z" w16du:dateUtc="2025-10-16T14:10:00Z">
              <w:rPr>
                <w:rFonts w:ascii="Times New Roman" w:hAnsi="Times New Roman" w:cs="Times New Roman"/>
                <w:b/>
                <w:bCs/>
                <w:sz w:val="24"/>
                <w:szCs w:val="24"/>
                <w:lang w:val="en-US"/>
              </w:rPr>
            </w:rPrChange>
          </w:rPr>
          <w:t>Enhance Financial Literacy Integration</w:t>
        </w:r>
      </w:ins>
    </w:p>
    <w:p w14:paraId="7E38231B" w14:textId="4256FD40" w:rsidR="00DB6D8C" w:rsidRDefault="00DB6D8C">
      <w:pPr>
        <w:pStyle w:val="ListParagraph"/>
        <w:spacing w:line="360" w:lineRule="auto"/>
        <w:rPr>
          <w:ins w:id="182" w:author="Nidhi Barhate" w:date="2025-10-16T19:42:00Z" w16du:dateUtc="2025-10-16T14:12:00Z"/>
          <w:rFonts w:ascii="Times New Roman" w:hAnsi="Times New Roman" w:cs="Times New Roman"/>
          <w:sz w:val="24"/>
          <w:szCs w:val="24"/>
        </w:rPr>
        <w:pPrChange w:id="183" w:author="Nidhi Barhate" w:date="2025-10-16T19:55:00Z" w16du:dateUtc="2025-10-16T14:25:00Z">
          <w:pPr>
            <w:pStyle w:val="ListParagraph"/>
            <w:spacing w:line="259" w:lineRule="auto"/>
          </w:pPr>
        </w:pPrChange>
      </w:pPr>
      <w:ins w:id="184" w:author="Nidhi Barhate" w:date="2025-10-16T19:41:00Z">
        <w:r w:rsidRPr="00DB6D8C">
          <w:rPr>
            <w:rFonts w:ascii="Times New Roman" w:hAnsi="Times New Roman" w:cs="Times New Roman"/>
            <w:sz w:val="24"/>
            <w:szCs w:val="24"/>
          </w:rPr>
          <w:t>Adding in-app financial progress reports and AI-driven spending insights to improve money management skills dynamically.</w:t>
        </w:r>
      </w:ins>
    </w:p>
    <w:p w14:paraId="1B426622" w14:textId="77777777" w:rsidR="00562AB8" w:rsidRPr="00DB6D8C" w:rsidRDefault="00562AB8">
      <w:pPr>
        <w:pStyle w:val="ListParagraph"/>
        <w:spacing w:line="360" w:lineRule="auto"/>
        <w:rPr>
          <w:ins w:id="185" w:author="Nidhi Barhate" w:date="2025-10-16T19:39:00Z" w16du:dateUtc="2025-10-16T14:09:00Z"/>
          <w:rFonts w:ascii="Times New Roman" w:hAnsi="Times New Roman" w:cs="Times New Roman"/>
          <w:sz w:val="24"/>
          <w:szCs w:val="24"/>
          <w:lang w:val="en-US"/>
          <w:rPrChange w:id="186" w:author="Nidhi Barhate" w:date="2025-10-16T19:40:00Z" w16du:dateUtc="2025-10-16T14:10:00Z">
            <w:rPr>
              <w:ins w:id="187" w:author="Nidhi Barhate" w:date="2025-10-16T19:39:00Z" w16du:dateUtc="2025-10-16T14:09:00Z"/>
              <w:lang w:val="en-US"/>
            </w:rPr>
          </w:rPrChange>
        </w:rPr>
        <w:pPrChange w:id="188" w:author="Nidhi Barhate" w:date="2025-10-16T19:55:00Z" w16du:dateUtc="2025-10-16T14:25:00Z">
          <w:pPr>
            <w:spacing w:line="259" w:lineRule="auto"/>
          </w:pPr>
        </w:pPrChange>
      </w:pPr>
    </w:p>
    <w:p w14:paraId="6C94A6C8" w14:textId="670FD9F0" w:rsidR="00DB6D8C" w:rsidRDefault="00562AB8">
      <w:pPr>
        <w:pStyle w:val="ListParagraph"/>
        <w:numPr>
          <w:ilvl w:val="0"/>
          <w:numId w:val="12"/>
        </w:numPr>
        <w:spacing w:line="360" w:lineRule="auto"/>
        <w:rPr>
          <w:ins w:id="189" w:author="Nidhi Barhate" w:date="2025-10-16T19:42:00Z" w16du:dateUtc="2025-10-16T14:12:00Z"/>
          <w:rFonts w:ascii="Times New Roman" w:hAnsi="Times New Roman" w:cs="Times New Roman"/>
          <w:sz w:val="24"/>
          <w:szCs w:val="24"/>
          <w:lang w:val="en-US"/>
        </w:rPr>
        <w:pPrChange w:id="190" w:author="Nidhi Barhate" w:date="2025-10-16T19:55:00Z" w16du:dateUtc="2025-10-16T14:25:00Z">
          <w:pPr>
            <w:pStyle w:val="ListParagraph"/>
            <w:numPr>
              <w:numId w:val="12"/>
            </w:numPr>
            <w:spacing w:line="259" w:lineRule="auto"/>
            <w:ind w:left="810" w:hanging="360"/>
          </w:pPr>
        </w:pPrChange>
      </w:pPr>
      <w:ins w:id="191" w:author="Nidhi Barhate" w:date="2025-10-16T19:42:00Z" w16du:dateUtc="2025-10-16T14:12:00Z">
        <w:r w:rsidRPr="00562AB8">
          <w:rPr>
            <w:rFonts w:ascii="Times New Roman" w:hAnsi="Times New Roman" w:cs="Times New Roman"/>
            <w:sz w:val="24"/>
            <w:szCs w:val="24"/>
            <w:lang w:val="en-US"/>
          </w:rPr>
          <w:t>Improve Customer Trust and Transparency</w:t>
        </w:r>
      </w:ins>
    </w:p>
    <w:p w14:paraId="6C05F024" w14:textId="36CC9566" w:rsidR="00562AB8" w:rsidRDefault="00562AB8">
      <w:pPr>
        <w:pStyle w:val="ListParagraph"/>
        <w:spacing w:line="360" w:lineRule="auto"/>
        <w:rPr>
          <w:ins w:id="192" w:author="Nidhi Barhate" w:date="2025-10-16T19:42:00Z" w16du:dateUtc="2025-10-16T14:12:00Z"/>
          <w:rFonts w:ascii="Times New Roman" w:hAnsi="Times New Roman" w:cs="Times New Roman"/>
          <w:sz w:val="24"/>
          <w:szCs w:val="24"/>
        </w:rPr>
        <w:pPrChange w:id="193" w:author="Nidhi Barhate" w:date="2025-10-16T19:55:00Z" w16du:dateUtc="2025-10-16T14:25:00Z">
          <w:pPr>
            <w:pStyle w:val="ListParagraph"/>
            <w:spacing w:line="259" w:lineRule="auto"/>
          </w:pPr>
        </w:pPrChange>
      </w:pPr>
      <w:ins w:id="194" w:author="Nidhi Barhate" w:date="2025-10-16T19:42:00Z">
        <w:r w:rsidRPr="00562AB8">
          <w:rPr>
            <w:rFonts w:ascii="Times New Roman" w:hAnsi="Times New Roman" w:cs="Times New Roman"/>
            <w:sz w:val="24"/>
            <w:szCs w:val="24"/>
          </w:rPr>
          <w:t>Offer enhanced customer support features within the app, such as live chatbot resolution or direct escalation channels during service outages.</w:t>
        </w:r>
      </w:ins>
    </w:p>
    <w:p w14:paraId="1C4661B7" w14:textId="0999659D" w:rsidR="00562AB8" w:rsidRDefault="00562AB8">
      <w:pPr>
        <w:pStyle w:val="ListParagraph"/>
        <w:spacing w:line="360" w:lineRule="auto"/>
        <w:rPr>
          <w:ins w:id="195" w:author="Nidhi Barhate" w:date="2025-10-16T19:43:00Z" w16du:dateUtc="2025-10-16T14:13:00Z"/>
          <w:rFonts w:ascii="Times New Roman" w:hAnsi="Times New Roman" w:cs="Times New Roman"/>
          <w:sz w:val="24"/>
          <w:szCs w:val="24"/>
        </w:rPr>
        <w:pPrChange w:id="196" w:author="Nidhi Barhate" w:date="2025-10-16T19:55:00Z" w16du:dateUtc="2025-10-16T14:25:00Z">
          <w:pPr>
            <w:pStyle w:val="ListParagraph"/>
            <w:spacing w:line="259" w:lineRule="auto"/>
          </w:pPr>
        </w:pPrChange>
      </w:pPr>
    </w:p>
    <w:p w14:paraId="0F286E21" w14:textId="4EFF4660" w:rsidR="00562AB8" w:rsidRDefault="00562AB8">
      <w:pPr>
        <w:pStyle w:val="ListParagraph"/>
        <w:numPr>
          <w:ilvl w:val="0"/>
          <w:numId w:val="12"/>
        </w:numPr>
        <w:spacing w:line="360" w:lineRule="auto"/>
        <w:rPr>
          <w:ins w:id="197" w:author="Nidhi Barhate" w:date="2025-10-16T19:43:00Z" w16du:dateUtc="2025-10-16T14:13:00Z"/>
          <w:rFonts w:ascii="Times New Roman" w:hAnsi="Times New Roman" w:cs="Times New Roman"/>
          <w:sz w:val="24"/>
          <w:szCs w:val="24"/>
          <w:lang w:val="en-US"/>
        </w:rPr>
        <w:pPrChange w:id="198" w:author="Nidhi Barhate" w:date="2025-10-16T19:55:00Z" w16du:dateUtc="2025-10-16T14:25:00Z">
          <w:pPr>
            <w:pStyle w:val="ListParagraph"/>
            <w:numPr>
              <w:numId w:val="12"/>
            </w:numPr>
            <w:spacing w:line="259" w:lineRule="auto"/>
            <w:ind w:left="810" w:hanging="360"/>
          </w:pPr>
        </w:pPrChange>
      </w:pPr>
      <w:ins w:id="199" w:author="Nidhi Barhate" w:date="2025-10-16T19:43:00Z" w16du:dateUtc="2025-10-16T14:13:00Z">
        <w:r w:rsidRPr="00562AB8">
          <w:rPr>
            <w:rFonts w:ascii="Times New Roman" w:hAnsi="Times New Roman" w:cs="Times New Roman"/>
            <w:sz w:val="24"/>
            <w:szCs w:val="24"/>
            <w:lang w:val="en-US"/>
          </w:rPr>
          <w:t>Strengthen Regulatory &amp; Security Compliance</w:t>
        </w:r>
      </w:ins>
    </w:p>
    <w:p w14:paraId="3B781AE2" w14:textId="77777777" w:rsidR="00562AB8" w:rsidRDefault="00562AB8">
      <w:pPr>
        <w:pStyle w:val="ListParagraph"/>
        <w:spacing w:line="360" w:lineRule="auto"/>
        <w:rPr>
          <w:ins w:id="200" w:author="Nidhi Barhate" w:date="2025-10-16T19:43:00Z" w16du:dateUtc="2025-10-16T14:13:00Z"/>
          <w:rFonts w:ascii="Times New Roman" w:hAnsi="Times New Roman" w:cs="Times New Roman"/>
          <w:sz w:val="24"/>
          <w:szCs w:val="24"/>
          <w:lang w:val="en-US"/>
        </w:rPr>
        <w:pPrChange w:id="201" w:author="Nidhi Barhate" w:date="2025-10-16T19:55:00Z" w16du:dateUtc="2025-10-16T14:25:00Z">
          <w:pPr>
            <w:pStyle w:val="ListParagraph"/>
          </w:pPr>
        </w:pPrChange>
      </w:pPr>
      <w:ins w:id="202" w:author="Nidhi Barhate" w:date="2025-10-16T19:43:00Z" w16du:dateUtc="2025-10-16T14:13:00Z">
        <w:r w:rsidRPr="00562AB8">
          <w:rPr>
            <w:rFonts w:ascii="Times New Roman" w:hAnsi="Times New Roman" w:cs="Times New Roman"/>
            <w:sz w:val="24"/>
            <w:szCs w:val="24"/>
            <w:lang w:val="en-US"/>
          </w:rPr>
          <w:t>Establish robust KYC verification pipelines and transparent data protection practices</w:t>
        </w:r>
      </w:ins>
    </w:p>
    <w:p w14:paraId="5D95AEC2" w14:textId="77777777" w:rsidR="00562AB8" w:rsidRDefault="00562AB8">
      <w:pPr>
        <w:pStyle w:val="ListParagraph"/>
        <w:spacing w:line="360" w:lineRule="auto"/>
        <w:rPr>
          <w:ins w:id="203" w:author="Nidhi Barhate" w:date="2025-10-16T19:44:00Z" w16du:dateUtc="2025-10-16T14:14:00Z"/>
          <w:rFonts w:ascii="Times New Roman" w:hAnsi="Times New Roman" w:cs="Times New Roman"/>
          <w:sz w:val="24"/>
          <w:szCs w:val="24"/>
          <w:lang w:val="en-US"/>
        </w:rPr>
        <w:pPrChange w:id="204" w:author="Nidhi Barhate" w:date="2025-10-16T19:55:00Z" w16du:dateUtc="2025-10-16T14:25:00Z">
          <w:pPr>
            <w:pStyle w:val="ListParagraph"/>
          </w:pPr>
        </w:pPrChange>
      </w:pPr>
    </w:p>
    <w:p w14:paraId="74D1CA9B" w14:textId="295B2C8E" w:rsidR="003B0B12" w:rsidRPr="00562AB8" w:rsidDel="00562AB8" w:rsidRDefault="00562AB8">
      <w:pPr>
        <w:pStyle w:val="ListParagraph"/>
        <w:numPr>
          <w:ilvl w:val="0"/>
          <w:numId w:val="12"/>
        </w:numPr>
        <w:spacing w:line="360" w:lineRule="auto"/>
        <w:rPr>
          <w:del w:id="205" w:author="Nidhi Barhate" w:date="2025-10-16T19:19:00Z" w16du:dateUtc="2025-10-16T13:49:00Z"/>
          <w:rFonts w:ascii="Times New Roman" w:hAnsi="Times New Roman" w:cs="Times New Roman"/>
          <w:sz w:val="24"/>
          <w:szCs w:val="24"/>
          <w:lang w:val="en-US"/>
          <w:rPrChange w:id="206" w:author="Nidhi Barhate" w:date="2025-10-16T19:45:00Z" w16du:dateUtc="2025-10-16T14:15:00Z">
            <w:rPr>
              <w:del w:id="207" w:author="Nidhi Barhate" w:date="2025-10-16T19:19:00Z" w16du:dateUtc="2025-10-16T13:49:00Z"/>
              <w:lang w:val="en-US"/>
            </w:rPr>
          </w:rPrChange>
        </w:rPr>
        <w:pPrChange w:id="208" w:author="Nidhi Barhate" w:date="2025-10-16T19:55:00Z" w16du:dateUtc="2025-10-16T14:25:00Z">
          <w:pPr>
            <w:pStyle w:val="ListParagraph"/>
            <w:numPr>
              <w:numId w:val="12"/>
            </w:numPr>
            <w:ind w:left="810" w:hanging="360"/>
          </w:pPr>
        </w:pPrChange>
      </w:pPr>
      <w:ins w:id="209" w:author="Nidhi Barhate" w:date="2025-10-16T19:45:00Z" w16du:dateUtc="2025-10-16T14:15:00Z">
        <w:r w:rsidRPr="00562AB8">
          <w:rPr>
            <w:rFonts w:ascii="Times New Roman" w:hAnsi="Times New Roman" w:cs="Times New Roman"/>
            <w:sz w:val="24"/>
            <w:szCs w:val="24"/>
            <w:lang w:val="en-US"/>
            <w:rPrChange w:id="210" w:author="Nidhi Barhate" w:date="2025-10-16T19:45:00Z" w16du:dateUtc="2025-10-16T14:15:00Z">
              <w:rPr>
                <w:lang w:val="en-US"/>
              </w:rPr>
            </w:rPrChange>
          </w:rPr>
          <w:t>Introduce Advanced Fintech Features</w:t>
        </w:r>
      </w:ins>
    </w:p>
    <w:p w14:paraId="086B97F0" w14:textId="500D2DFC" w:rsidR="00562AB8" w:rsidRPr="00562AB8" w:rsidRDefault="00562AB8">
      <w:pPr>
        <w:pStyle w:val="ListParagraph"/>
        <w:numPr>
          <w:ilvl w:val="0"/>
          <w:numId w:val="12"/>
        </w:numPr>
        <w:spacing w:line="360" w:lineRule="auto"/>
        <w:rPr>
          <w:ins w:id="211" w:author="Nidhi Barhate" w:date="2025-10-16T19:45:00Z" w16du:dateUtc="2025-10-16T14:15:00Z"/>
          <w:lang w:val="en-US"/>
          <w:rPrChange w:id="212" w:author="Nidhi Barhate" w:date="2025-10-16T19:45:00Z" w16du:dateUtc="2025-10-16T14:15:00Z">
            <w:rPr>
              <w:ins w:id="213" w:author="Nidhi Barhate" w:date="2025-10-16T19:45:00Z" w16du:dateUtc="2025-10-16T14:15:00Z"/>
              <w:rFonts w:ascii="Times New Roman" w:hAnsi="Times New Roman" w:cs="Times New Roman"/>
              <w:b/>
              <w:sz w:val="40"/>
              <w:szCs w:val="40"/>
              <w:u w:val="single"/>
            </w:rPr>
          </w:rPrChange>
        </w:rPr>
        <w:pPrChange w:id="214" w:author="Nidhi Barhate" w:date="2025-10-16T19:55:00Z" w16du:dateUtc="2025-10-16T14:25:00Z">
          <w:pPr/>
        </w:pPrChange>
      </w:pPr>
    </w:p>
    <w:p w14:paraId="2C8CC341" w14:textId="3BEE72BB" w:rsidR="00A43A45" w:rsidRPr="00562AB8" w:rsidDel="00937EA7" w:rsidRDefault="00562AB8">
      <w:pPr>
        <w:pStyle w:val="ListParagraph"/>
        <w:numPr>
          <w:ilvl w:val="0"/>
          <w:numId w:val="12"/>
        </w:numPr>
        <w:spacing w:line="360" w:lineRule="auto"/>
        <w:rPr>
          <w:del w:id="215" w:author="Nidhi Barhate" w:date="2025-10-16T19:19:00Z" w16du:dateUtc="2025-10-16T13:49:00Z"/>
          <w:rFonts w:ascii="Times New Roman" w:hAnsi="Times New Roman" w:cs="Times New Roman"/>
          <w:bCs/>
          <w:sz w:val="24"/>
          <w:szCs w:val="24"/>
          <w:rPrChange w:id="216" w:author="Nidhi Barhate" w:date="2025-10-16T19:45:00Z" w16du:dateUtc="2025-10-16T14:15:00Z">
            <w:rPr>
              <w:del w:id="217" w:author="Nidhi Barhate" w:date="2025-10-16T19:19:00Z" w16du:dateUtc="2025-10-16T13:49:00Z"/>
              <w:rFonts w:ascii="Times New Roman" w:hAnsi="Times New Roman" w:cs="Times New Roman"/>
              <w:b/>
              <w:sz w:val="40"/>
              <w:szCs w:val="40"/>
              <w:u w:val="single"/>
            </w:rPr>
          </w:rPrChange>
        </w:rPr>
        <w:pPrChange w:id="218" w:author="Nidhi Barhate" w:date="2025-10-16T19:55:00Z" w16du:dateUtc="2025-10-16T14:25:00Z">
          <w:pPr/>
        </w:pPrChange>
      </w:pPr>
      <w:ins w:id="219" w:author="Nidhi Barhate" w:date="2025-10-16T19:45:00Z" w16du:dateUtc="2025-10-16T14:15:00Z">
        <w:r w:rsidRPr="00562AB8">
          <w:rPr>
            <w:rFonts w:ascii="Times New Roman" w:hAnsi="Times New Roman" w:cs="Times New Roman"/>
            <w:bCs/>
            <w:sz w:val="24"/>
            <w:szCs w:val="24"/>
            <w:rPrChange w:id="220" w:author="Nidhi Barhate" w:date="2025-10-16T19:45:00Z" w16du:dateUtc="2025-10-16T14:15:00Z">
              <w:rPr>
                <w:rFonts w:ascii="Times New Roman" w:hAnsi="Times New Roman" w:cs="Times New Roman"/>
                <w:b/>
                <w:sz w:val="24"/>
                <w:szCs w:val="24"/>
                <w:u w:val="single"/>
              </w:rPr>
            </w:rPrChange>
          </w:rPr>
          <w:t>Credit simulator tools for Gen Z users to learn responsible credit use before getting actual credit cards.</w:t>
        </w:r>
      </w:ins>
    </w:p>
    <w:p w14:paraId="2F2B53B4" w14:textId="77777777" w:rsidR="003626AD" w:rsidRPr="00562AB8" w:rsidDel="00937EA7" w:rsidRDefault="003626AD">
      <w:pPr>
        <w:pStyle w:val="ListParagraph"/>
        <w:spacing w:line="360" w:lineRule="auto"/>
        <w:ind w:left="810"/>
        <w:rPr>
          <w:del w:id="221" w:author="Nidhi Barhate" w:date="2025-10-16T19:19:00Z" w16du:dateUtc="2025-10-16T13:49:00Z"/>
          <w:rFonts w:ascii="Times New Roman" w:hAnsi="Times New Roman" w:cs="Times New Roman"/>
          <w:bCs/>
          <w:sz w:val="40"/>
          <w:szCs w:val="40"/>
          <w:rPrChange w:id="222" w:author="Nidhi Barhate" w:date="2025-10-16T19:45:00Z" w16du:dateUtc="2025-10-16T14:15:00Z">
            <w:rPr>
              <w:del w:id="223" w:author="Nidhi Barhate" w:date="2025-10-16T19:19:00Z" w16du:dateUtc="2025-10-16T13:49:00Z"/>
              <w:rFonts w:ascii="Times New Roman" w:hAnsi="Times New Roman" w:cs="Times New Roman"/>
              <w:b/>
              <w:sz w:val="40"/>
              <w:szCs w:val="40"/>
              <w:u w:val="single"/>
            </w:rPr>
          </w:rPrChange>
        </w:rPr>
        <w:pPrChange w:id="224" w:author="Nidhi Barhate" w:date="2025-10-16T19:55:00Z" w16du:dateUtc="2025-10-16T14:25:00Z">
          <w:pPr/>
        </w:pPrChange>
      </w:pPr>
    </w:p>
    <w:p w14:paraId="1450A55A" w14:textId="77777777" w:rsidR="004D1C36" w:rsidRPr="00562AB8" w:rsidDel="00937EA7" w:rsidRDefault="004D1C36">
      <w:pPr>
        <w:pStyle w:val="ListParagraph"/>
        <w:spacing w:line="360" w:lineRule="auto"/>
        <w:ind w:left="810"/>
        <w:rPr>
          <w:del w:id="225" w:author="Nidhi Barhate" w:date="2025-10-16T19:19:00Z" w16du:dateUtc="2025-10-16T13:49:00Z"/>
          <w:rFonts w:ascii="Times New Roman" w:hAnsi="Times New Roman" w:cs="Times New Roman"/>
          <w:bCs/>
          <w:sz w:val="40"/>
          <w:szCs w:val="40"/>
          <w:rPrChange w:id="226" w:author="Nidhi Barhate" w:date="2025-10-16T19:45:00Z" w16du:dateUtc="2025-10-16T14:15:00Z">
            <w:rPr>
              <w:del w:id="227" w:author="Nidhi Barhate" w:date="2025-10-16T19:19:00Z" w16du:dateUtc="2025-10-16T13:49:00Z"/>
              <w:rFonts w:ascii="Times New Roman" w:hAnsi="Times New Roman" w:cs="Times New Roman"/>
              <w:b/>
              <w:sz w:val="40"/>
              <w:szCs w:val="40"/>
              <w:u w:val="single"/>
            </w:rPr>
          </w:rPrChange>
        </w:rPr>
        <w:pPrChange w:id="228" w:author="Nidhi Barhate" w:date="2025-10-16T19:55:00Z" w16du:dateUtc="2025-10-16T14:25:00Z">
          <w:pPr/>
        </w:pPrChange>
      </w:pPr>
    </w:p>
    <w:p w14:paraId="71436AD9" w14:textId="77777777" w:rsidR="004D1C36" w:rsidRPr="00562AB8" w:rsidDel="00DB6D8C" w:rsidRDefault="004D1C36">
      <w:pPr>
        <w:pStyle w:val="ListParagraph"/>
        <w:spacing w:line="360" w:lineRule="auto"/>
        <w:ind w:left="810"/>
        <w:rPr>
          <w:del w:id="229" w:author="Nidhi Barhate" w:date="2025-10-16T19:34:00Z" w16du:dateUtc="2025-10-16T14:04:00Z"/>
          <w:rFonts w:ascii="Times New Roman" w:hAnsi="Times New Roman" w:cs="Times New Roman"/>
          <w:bCs/>
          <w:sz w:val="40"/>
          <w:szCs w:val="40"/>
          <w:rPrChange w:id="230" w:author="Nidhi Barhate" w:date="2025-10-16T19:45:00Z" w16du:dateUtc="2025-10-16T14:15:00Z">
            <w:rPr>
              <w:del w:id="231" w:author="Nidhi Barhate" w:date="2025-10-16T19:34:00Z" w16du:dateUtc="2025-10-16T14:04:00Z"/>
              <w:rFonts w:ascii="Times New Roman" w:hAnsi="Times New Roman" w:cs="Times New Roman"/>
              <w:b/>
              <w:sz w:val="40"/>
              <w:szCs w:val="40"/>
              <w:u w:val="single"/>
            </w:rPr>
          </w:rPrChange>
        </w:rPr>
        <w:pPrChange w:id="232" w:author="Nidhi Barhate" w:date="2025-10-16T19:55:00Z" w16du:dateUtc="2025-10-16T14:25:00Z">
          <w:pPr/>
        </w:pPrChange>
      </w:pPr>
    </w:p>
    <w:p w14:paraId="04EA7D01" w14:textId="77777777" w:rsidR="004D1C36" w:rsidRPr="00562AB8" w:rsidDel="00DB6D8C" w:rsidRDefault="004D1C36">
      <w:pPr>
        <w:pStyle w:val="ListParagraph"/>
        <w:spacing w:line="360" w:lineRule="auto"/>
        <w:ind w:left="810"/>
        <w:rPr>
          <w:del w:id="233" w:author="Nidhi Barhate" w:date="2025-10-16T19:34:00Z" w16du:dateUtc="2025-10-16T14:04:00Z"/>
          <w:rFonts w:ascii="Times New Roman" w:hAnsi="Times New Roman" w:cs="Times New Roman"/>
          <w:bCs/>
          <w:sz w:val="40"/>
          <w:szCs w:val="40"/>
          <w:rPrChange w:id="234" w:author="Nidhi Barhate" w:date="2025-10-16T19:45:00Z" w16du:dateUtc="2025-10-16T14:15:00Z">
            <w:rPr>
              <w:del w:id="235" w:author="Nidhi Barhate" w:date="2025-10-16T19:34:00Z" w16du:dateUtc="2025-10-16T14:04:00Z"/>
              <w:rFonts w:ascii="Times New Roman" w:hAnsi="Times New Roman" w:cs="Times New Roman"/>
              <w:b/>
              <w:sz w:val="40"/>
              <w:szCs w:val="40"/>
              <w:u w:val="single"/>
            </w:rPr>
          </w:rPrChange>
        </w:rPr>
        <w:pPrChange w:id="236" w:author="Nidhi Barhate" w:date="2025-10-16T19:55:00Z" w16du:dateUtc="2025-10-16T14:25:00Z">
          <w:pPr/>
        </w:pPrChange>
      </w:pPr>
    </w:p>
    <w:p w14:paraId="1447E5B8" w14:textId="77777777" w:rsidR="004D1C36" w:rsidRPr="00562AB8" w:rsidDel="00C20C42" w:rsidRDefault="004D1C36">
      <w:pPr>
        <w:pStyle w:val="ListParagraph"/>
        <w:spacing w:line="360" w:lineRule="auto"/>
        <w:ind w:left="810"/>
        <w:rPr>
          <w:del w:id="237" w:author="Nidhi Barhate" w:date="2025-10-16T19:57:00Z" w16du:dateUtc="2025-10-16T14:27:00Z"/>
          <w:rFonts w:ascii="Times New Roman" w:hAnsi="Times New Roman" w:cs="Times New Roman"/>
          <w:bCs/>
          <w:sz w:val="40"/>
          <w:szCs w:val="40"/>
          <w:rPrChange w:id="238" w:author="Nidhi Barhate" w:date="2025-10-16T19:45:00Z" w16du:dateUtc="2025-10-16T14:15:00Z">
            <w:rPr>
              <w:del w:id="239" w:author="Nidhi Barhate" w:date="2025-10-16T19:57:00Z" w16du:dateUtc="2025-10-16T14:27:00Z"/>
              <w:rFonts w:ascii="Times New Roman" w:hAnsi="Times New Roman" w:cs="Times New Roman"/>
              <w:b/>
              <w:sz w:val="40"/>
              <w:szCs w:val="40"/>
              <w:u w:val="single"/>
            </w:rPr>
          </w:rPrChange>
        </w:rPr>
        <w:pPrChange w:id="240" w:author="Nidhi Barhate" w:date="2025-10-16T19:55:00Z" w16du:dateUtc="2025-10-16T14:25:00Z">
          <w:pPr/>
        </w:pPrChange>
      </w:pPr>
    </w:p>
    <w:p w14:paraId="5214CEC2" w14:textId="77777777" w:rsidR="004D1C36" w:rsidRDefault="004D1C36" w:rsidP="005B75F8">
      <w:pPr>
        <w:rPr>
          <w:ins w:id="241" w:author="Nidhi Barhate" w:date="2025-10-16T19:55:00Z" w16du:dateUtc="2025-10-16T14:25:00Z"/>
          <w:rFonts w:ascii="Times New Roman" w:hAnsi="Times New Roman" w:cs="Times New Roman"/>
          <w:b/>
          <w:sz w:val="40"/>
          <w:szCs w:val="40"/>
          <w:u w:val="single"/>
        </w:rPr>
      </w:pPr>
    </w:p>
    <w:p w14:paraId="0A283342" w14:textId="77777777" w:rsidR="00562AB8" w:rsidRDefault="00562AB8" w:rsidP="005B75F8">
      <w:pPr>
        <w:rPr>
          <w:ins w:id="242" w:author="Nidhi Barhate" w:date="2025-10-16T19:48:00Z" w16du:dateUtc="2025-10-16T14:18:00Z"/>
          <w:rFonts w:ascii="Times New Roman" w:hAnsi="Times New Roman" w:cs="Times New Roman"/>
          <w:b/>
          <w:sz w:val="28"/>
          <w:szCs w:val="28"/>
          <w:u w:val="single"/>
        </w:rPr>
      </w:pPr>
    </w:p>
    <w:p w14:paraId="4DAC5BA4" w14:textId="265DFC27" w:rsidR="00562AB8" w:rsidRPr="00C20C42" w:rsidRDefault="00562AB8">
      <w:pPr>
        <w:spacing w:line="360" w:lineRule="auto"/>
        <w:rPr>
          <w:ins w:id="243" w:author="Nidhi Barhate" w:date="2025-10-16T19:50:00Z" w16du:dateUtc="2025-10-16T14:20:00Z"/>
          <w:rFonts w:ascii="Times New Roman" w:hAnsi="Times New Roman" w:cs="Times New Roman"/>
          <w:bCs/>
          <w:sz w:val="24"/>
          <w:szCs w:val="24"/>
          <w:rPrChange w:id="244" w:author="Nidhi Barhate" w:date="2025-10-16T19:55:00Z" w16du:dateUtc="2025-10-16T14:25:00Z">
            <w:rPr>
              <w:ins w:id="245" w:author="Nidhi Barhate" w:date="2025-10-16T19:50:00Z" w16du:dateUtc="2025-10-16T14:20:00Z"/>
              <w:rFonts w:ascii="Times New Roman" w:hAnsi="Times New Roman" w:cs="Times New Roman"/>
              <w:b/>
              <w:sz w:val="28"/>
              <w:szCs w:val="28"/>
              <w:u w:val="single"/>
            </w:rPr>
          </w:rPrChange>
        </w:rPr>
        <w:pPrChange w:id="246" w:author="Nidhi Barhate" w:date="2025-10-16T19:55:00Z" w16du:dateUtc="2025-10-16T14:25:00Z">
          <w:pPr/>
        </w:pPrChange>
      </w:pPr>
      <w:ins w:id="247" w:author="Nidhi Barhate" w:date="2025-10-16T19:48:00Z" w16du:dateUtc="2025-10-16T14:18:00Z">
        <w:r w:rsidRPr="00C20C42">
          <w:rPr>
            <w:rFonts w:ascii="Times New Roman" w:hAnsi="Times New Roman" w:cs="Times New Roman"/>
            <w:bCs/>
            <w:sz w:val="24"/>
            <w:szCs w:val="24"/>
            <w:rPrChange w:id="248" w:author="Nidhi Barhate" w:date="2025-10-16T19:55:00Z" w16du:dateUtc="2025-10-16T14:25:00Z">
              <w:rPr>
                <w:rFonts w:ascii="Times New Roman" w:hAnsi="Times New Roman" w:cs="Times New Roman"/>
                <w:b/>
                <w:sz w:val="28"/>
                <w:szCs w:val="28"/>
                <w:u w:val="single"/>
              </w:rPr>
            </w:rPrChange>
          </w:rPr>
          <w:t xml:space="preserve">   In the future </w:t>
        </w:r>
        <w:proofErr w:type="spellStart"/>
        <w:r w:rsidRPr="00C20C42">
          <w:rPr>
            <w:rFonts w:ascii="Times New Roman" w:hAnsi="Times New Roman" w:cs="Times New Roman"/>
            <w:bCs/>
            <w:sz w:val="24"/>
            <w:szCs w:val="24"/>
            <w:rPrChange w:id="249" w:author="Nidhi Barhate" w:date="2025-10-16T19:55:00Z" w16du:dateUtc="2025-10-16T14:25:00Z">
              <w:rPr>
                <w:rFonts w:ascii="Times New Roman" w:hAnsi="Times New Roman" w:cs="Times New Roman"/>
                <w:b/>
                <w:sz w:val="28"/>
                <w:szCs w:val="28"/>
                <w:u w:val="single"/>
              </w:rPr>
            </w:rPrChange>
          </w:rPr>
          <w:t>Fampay</w:t>
        </w:r>
        <w:proofErr w:type="spellEnd"/>
        <w:r w:rsidRPr="00C20C42">
          <w:rPr>
            <w:rFonts w:ascii="Times New Roman" w:hAnsi="Times New Roman" w:cs="Times New Roman"/>
            <w:bCs/>
            <w:sz w:val="24"/>
            <w:szCs w:val="24"/>
            <w:rPrChange w:id="250" w:author="Nidhi Barhate" w:date="2025-10-16T19:55:00Z" w16du:dateUtc="2025-10-16T14:25:00Z">
              <w:rPr>
                <w:rFonts w:ascii="Times New Roman" w:hAnsi="Times New Roman" w:cs="Times New Roman"/>
                <w:b/>
                <w:sz w:val="28"/>
                <w:szCs w:val="28"/>
                <w:u w:val="single"/>
              </w:rPr>
            </w:rPrChange>
          </w:rPr>
          <w:t xml:space="preserve"> van integrate more financial </w:t>
        </w:r>
      </w:ins>
      <w:ins w:id="251" w:author="Nidhi Barhate" w:date="2025-10-16T19:49:00Z" w16du:dateUtc="2025-10-16T14:19:00Z">
        <w:r w:rsidRPr="00C20C42">
          <w:rPr>
            <w:rFonts w:ascii="Times New Roman" w:hAnsi="Times New Roman" w:cs="Times New Roman"/>
            <w:bCs/>
            <w:sz w:val="24"/>
            <w:szCs w:val="24"/>
            <w:rPrChange w:id="252" w:author="Nidhi Barhate" w:date="2025-10-16T19:55:00Z" w16du:dateUtc="2025-10-16T14:25:00Z">
              <w:rPr>
                <w:rFonts w:ascii="Times New Roman" w:hAnsi="Times New Roman" w:cs="Times New Roman"/>
                <w:b/>
                <w:sz w:val="28"/>
                <w:szCs w:val="28"/>
                <w:u w:val="single"/>
              </w:rPr>
            </w:rPrChange>
          </w:rPr>
          <w:t xml:space="preserve">services such as personal </w:t>
        </w:r>
        <w:proofErr w:type="spellStart"/>
        <w:proofErr w:type="gramStart"/>
        <w:r w:rsidRPr="00C20C42">
          <w:rPr>
            <w:rFonts w:ascii="Times New Roman" w:hAnsi="Times New Roman" w:cs="Times New Roman"/>
            <w:bCs/>
            <w:sz w:val="24"/>
            <w:szCs w:val="24"/>
            <w:rPrChange w:id="253" w:author="Nidhi Barhate" w:date="2025-10-16T19:55:00Z" w16du:dateUtc="2025-10-16T14:25:00Z">
              <w:rPr>
                <w:rFonts w:ascii="Times New Roman" w:hAnsi="Times New Roman" w:cs="Times New Roman"/>
                <w:b/>
                <w:sz w:val="28"/>
                <w:szCs w:val="28"/>
                <w:u w:val="single"/>
              </w:rPr>
            </w:rPrChange>
          </w:rPr>
          <w:t>loans,credit</w:t>
        </w:r>
        <w:proofErr w:type="spellEnd"/>
        <w:proofErr w:type="gramEnd"/>
        <w:r w:rsidRPr="00C20C42">
          <w:rPr>
            <w:rFonts w:ascii="Times New Roman" w:hAnsi="Times New Roman" w:cs="Times New Roman"/>
            <w:bCs/>
            <w:sz w:val="24"/>
            <w:szCs w:val="24"/>
            <w:rPrChange w:id="254" w:author="Nidhi Barhate" w:date="2025-10-16T19:55:00Z" w16du:dateUtc="2025-10-16T14:25:00Z">
              <w:rPr>
                <w:rFonts w:ascii="Times New Roman" w:hAnsi="Times New Roman" w:cs="Times New Roman"/>
                <w:b/>
                <w:sz w:val="28"/>
                <w:szCs w:val="28"/>
                <w:u w:val="single"/>
              </w:rPr>
            </w:rPrChange>
          </w:rPr>
          <w:t xml:space="preserve"> </w:t>
        </w:r>
        <w:proofErr w:type="spellStart"/>
        <w:proofErr w:type="gramStart"/>
        <w:r w:rsidRPr="00C20C42">
          <w:rPr>
            <w:rFonts w:ascii="Times New Roman" w:hAnsi="Times New Roman" w:cs="Times New Roman"/>
            <w:bCs/>
            <w:sz w:val="24"/>
            <w:szCs w:val="24"/>
            <w:rPrChange w:id="255" w:author="Nidhi Barhate" w:date="2025-10-16T19:55:00Z" w16du:dateUtc="2025-10-16T14:25:00Z">
              <w:rPr>
                <w:rFonts w:ascii="Times New Roman" w:hAnsi="Times New Roman" w:cs="Times New Roman"/>
                <w:b/>
                <w:sz w:val="28"/>
                <w:szCs w:val="28"/>
                <w:u w:val="single"/>
              </w:rPr>
            </w:rPrChange>
          </w:rPr>
          <w:t>faci</w:t>
        </w:r>
      </w:ins>
      <w:ins w:id="256" w:author="Nidhi Barhate" w:date="2025-10-16T19:50:00Z" w16du:dateUtc="2025-10-16T14:20:00Z">
        <w:r w:rsidRPr="00C20C42">
          <w:rPr>
            <w:rFonts w:ascii="Times New Roman" w:hAnsi="Times New Roman" w:cs="Times New Roman"/>
            <w:bCs/>
            <w:sz w:val="24"/>
            <w:szCs w:val="24"/>
            <w:rPrChange w:id="257" w:author="Nidhi Barhate" w:date="2025-10-16T19:55:00Z" w16du:dateUtc="2025-10-16T14:25:00Z">
              <w:rPr>
                <w:rFonts w:ascii="Times New Roman" w:hAnsi="Times New Roman" w:cs="Times New Roman"/>
                <w:b/>
                <w:sz w:val="28"/>
                <w:szCs w:val="28"/>
                <w:u w:val="single"/>
              </w:rPr>
            </w:rPrChange>
          </w:rPr>
          <w:t>lities,stock</w:t>
        </w:r>
        <w:proofErr w:type="spellEnd"/>
        <w:proofErr w:type="gramEnd"/>
        <w:r w:rsidRPr="00C20C42">
          <w:rPr>
            <w:rFonts w:ascii="Times New Roman" w:hAnsi="Times New Roman" w:cs="Times New Roman"/>
            <w:bCs/>
            <w:sz w:val="24"/>
            <w:szCs w:val="24"/>
            <w:rPrChange w:id="258" w:author="Nidhi Barhate" w:date="2025-10-16T19:55:00Z" w16du:dateUtc="2025-10-16T14:25:00Z">
              <w:rPr>
                <w:rFonts w:ascii="Times New Roman" w:hAnsi="Times New Roman" w:cs="Times New Roman"/>
                <w:b/>
                <w:sz w:val="28"/>
                <w:szCs w:val="28"/>
                <w:u w:val="single"/>
              </w:rPr>
            </w:rPrChange>
          </w:rPr>
          <w:t xml:space="preserve"> </w:t>
        </w:r>
        <w:proofErr w:type="gramStart"/>
        <w:r w:rsidRPr="00C20C42">
          <w:rPr>
            <w:rFonts w:ascii="Times New Roman" w:hAnsi="Times New Roman" w:cs="Times New Roman"/>
            <w:bCs/>
            <w:sz w:val="24"/>
            <w:szCs w:val="24"/>
            <w:rPrChange w:id="259" w:author="Nidhi Barhate" w:date="2025-10-16T19:55:00Z" w16du:dateUtc="2025-10-16T14:25:00Z">
              <w:rPr>
                <w:rFonts w:ascii="Times New Roman" w:hAnsi="Times New Roman" w:cs="Times New Roman"/>
                <w:b/>
                <w:sz w:val="28"/>
                <w:szCs w:val="28"/>
                <w:u w:val="single"/>
              </w:rPr>
            </w:rPrChange>
          </w:rPr>
          <w:t>marketing ,and</w:t>
        </w:r>
        <w:proofErr w:type="gramEnd"/>
        <w:r w:rsidRPr="00C20C42">
          <w:rPr>
            <w:rFonts w:ascii="Times New Roman" w:hAnsi="Times New Roman" w:cs="Times New Roman"/>
            <w:bCs/>
            <w:sz w:val="24"/>
            <w:szCs w:val="24"/>
            <w:rPrChange w:id="260" w:author="Nidhi Barhate" w:date="2025-10-16T19:55:00Z" w16du:dateUtc="2025-10-16T14:25:00Z">
              <w:rPr>
                <w:rFonts w:ascii="Times New Roman" w:hAnsi="Times New Roman" w:cs="Times New Roman"/>
                <w:b/>
                <w:sz w:val="28"/>
                <w:szCs w:val="28"/>
                <w:u w:val="single"/>
              </w:rPr>
            </w:rPrChange>
          </w:rPr>
          <w:t xml:space="preserve"> advanced investment opinion to become a complete financial ecosystem.</w:t>
        </w:r>
      </w:ins>
    </w:p>
    <w:p w14:paraId="74A79C5C" w14:textId="77777777" w:rsidR="00562AB8" w:rsidRPr="00C20C42" w:rsidRDefault="00562AB8">
      <w:pPr>
        <w:spacing w:line="360" w:lineRule="auto"/>
        <w:rPr>
          <w:ins w:id="261" w:author="Nidhi Barhate" w:date="2025-10-16T19:50:00Z" w16du:dateUtc="2025-10-16T14:20:00Z"/>
          <w:rFonts w:ascii="Times New Roman" w:hAnsi="Times New Roman" w:cs="Times New Roman"/>
          <w:bCs/>
          <w:sz w:val="24"/>
          <w:szCs w:val="24"/>
          <w:rPrChange w:id="262" w:author="Nidhi Barhate" w:date="2025-10-16T19:55:00Z" w16du:dateUtc="2025-10-16T14:25:00Z">
            <w:rPr>
              <w:ins w:id="263" w:author="Nidhi Barhate" w:date="2025-10-16T19:50:00Z" w16du:dateUtc="2025-10-16T14:20:00Z"/>
              <w:rFonts w:ascii="Times New Roman" w:hAnsi="Times New Roman" w:cs="Times New Roman"/>
              <w:b/>
              <w:sz w:val="28"/>
              <w:szCs w:val="28"/>
              <w:u w:val="single"/>
            </w:rPr>
          </w:rPrChange>
        </w:rPr>
        <w:pPrChange w:id="264" w:author="Nidhi Barhate" w:date="2025-10-16T19:55:00Z" w16du:dateUtc="2025-10-16T14:25:00Z">
          <w:pPr/>
        </w:pPrChange>
      </w:pPr>
    </w:p>
    <w:p w14:paraId="11515E2F" w14:textId="3D3D5117" w:rsidR="00562AB8" w:rsidRPr="00C20C42" w:rsidRDefault="00562AB8">
      <w:pPr>
        <w:spacing w:line="360" w:lineRule="auto"/>
        <w:rPr>
          <w:ins w:id="265" w:author="Nidhi Barhate" w:date="2025-10-16T19:46:00Z" w16du:dateUtc="2025-10-16T14:16:00Z"/>
          <w:rFonts w:ascii="Times New Roman" w:hAnsi="Times New Roman" w:cs="Times New Roman"/>
          <w:bCs/>
          <w:sz w:val="24"/>
          <w:szCs w:val="24"/>
          <w:rPrChange w:id="266" w:author="Nidhi Barhate" w:date="2025-10-16T19:55:00Z" w16du:dateUtc="2025-10-16T14:25:00Z">
            <w:rPr>
              <w:ins w:id="267" w:author="Nidhi Barhate" w:date="2025-10-16T19:46:00Z" w16du:dateUtc="2025-10-16T14:16:00Z"/>
              <w:rFonts w:ascii="Times New Roman" w:hAnsi="Times New Roman" w:cs="Times New Roman"/>
              <w:b/>
              <w:sz w:val="40"/>
              <w:szCs w:val="40"/>
              <w:u w:val="single"/>
            </w:rPr>
          </w:rPrChange>
        </w:rPr>
        <w:pPrChange w:id="268" w:author="Nidhi Barhate" w:date="2025-10-16T19:55:00Z" w16du:dateUtc="2025-10-16T14:25:00Z">
          <w:pPr/>
        </w:pPrChange>
      </w:pPr>
      <w:ins w:id="269" w:author="Nidhi Barhate" w:date="2025-10-16T19:51:00Z" w16du:dateUtc="2025-10-16T14:21:00Z">
        <w:r w:rsidRPr="00C20C42">
          <w:rPr>
            <w:rFonts w:ascii="Times New Roman" w:hAnsi="Times New Roman" w:cs="Times New Roman"/>
            <w:bCs/>
            <w:sz w:val="24"/>
            <w:szCs w:val="24"/>
            <w:rPrChange w:id="270" w:author="Nidhi Barhate" w:date="2025-10-16T19:55:00Z" w16du:dateUtc="2025-10-16T14:25:00Z">
              <w:rPr>
                <w:rFonts w:ascii="Times New Roman" w:hAnsi="Times New Roman" w:cs="Times New Roman"/>
                <w:b/>
                <w:sz w:val="28"/>
                <w:szCs w:val="28"/>
                <w:u w:val="single"/>
              </w:rPr>
            </w:rPrChange>
          </w:rPr>
          <w:t xml:space="preserve">The platform also has </w:t>
        </w:r>
        <w:proofErr w:type="spellStart"/>
        <w:r w:rsidRPr="00C20C42">
          <w:rPr>
            <w:rFonts w:ascii="Times New Roman" w:hAnsi="Times New Roman" w:cs="Times New Roman"/>
            <w:bCs/>
            <w:sz w:val="24"/>
            <w:szCs w:val="24"/>
            <w:rPrChange w:id="271" w:author="Nidhi Barhate" w:date="2025-10-16T19:55:00Z" w16du:dateUtc="2025-10-16T14:25:00Z">
              <w:rPr>
                <w:rFonts w:ascii="Times New Roman" w:hAnsi="Times New Roman" w:cs="Times New Roman"/>
                <w:b/>
                <w:sz w:val="28"/>
                <w:szCs w:val="28"/>
                <w:u w:val="single"/>
              </w:rPr>
            </w:rPrChange>
          </w:rPr>
          <w:t>potentialto</w:t>
        </w:r>
        <w:proofErr w:type="spellEnd"/>
        <w:r w:rsidRPr="00C20C42">
          <w:rPr>
            <w:rFonts w:ascii="Times New Roman" w:hAnsi="Times New Roman" w:cs="Times New Roman"/>
            <w:bCs/>
            <w:sz w:val="24"/>
            <w:szCs w:val="24"/>
            <w:rPrChange w:id="272" w:author="Nidhi Barhate" w:date="2025-10-16T19:55:00Z" w16du:dateUtc="2025-10-16T14:25:00Z">
              <w:rPr>
                <w:rFonts w:ascii="Times New Roman" w:hAnsi="Times New Roman" w:cs="Times New Roman"/>
                <w:b/>
                <w:sz w:val="28"/>
                <w:szCs w:val="28"/>
                <w:u w:val="single"/>
              </w:rPr>
            </w:rPrChange>
          </w:rPr>
          <w:t xml:space="preserve"> expand </w:t>
        </w:r>
        <w:proofErr w:type="spellStart"/>
        <w:proofErr w:type="gramStart"/>
        <w:r w:rsidRPr="00C20C42">
          <w:rPr>
            <w:rFonts w:ascii="Times New Roman" w:hAnsi="Times New Roman" w:cs="Times New Roman"/>
            <w:bCs/>
            <w:sz w:val="24"/>
            <w:szCs w:val="24"/>
            <w:rPrChange w:id="273" w:author="Nidhi Barhate" w:date="2025-10-16T19:55:00Z" w16du:dateUtc="2025-10-16T14:25:00Z">
              <w:rPr>
                <w:rFonts w:ascii="Times New Roman" w:hAnsi="Times New Roman" w:cs="Times New Roman"/>
                <w:b/>
                <w:sz w:val="28"/>
                <w:szCs w:val="28"/>
                <w:u w:val="single"/>
              </w:rPr>
            </w:rPrChange>
          </w:rPr>
          <w:t>internationally,</w:t>
        </w:r>
      </w:ins>
      <w:ins w:id="274" w:author="Nidhi Barhate" w:date="2025-10-16T19:52:00Z" w16du:dateUtc="2025-10-16T14:22:00Z">
        <w:r w:rsidR="00C20C42" w:rsidRPr="00C20C42">
          <w:rPr>
            <w:rFonts w:ascii="Times New Roman" w:hAnsi="Times New Roman" w:cs="Times New Roman"/>
            <w:bCs/>
            <w:sz w:val="24"/>
            <w:szCs w:val="24"/>
            <w:rPrChange w:id="275" w:author="Nidhi Barhate" w:date="2025-10-16T19:55:00Z" w16du:dateUtc="2025-10-16T14:25:00Z">
              <w:rPr>
                <w:rFonts w:ascii="Times New Roman" w:hAnsi="Times New Roman" w:cs="Times New Roman"/>
                <w:b/>
                <w:sz w:val="28"/>
                <w:szCs w:val="28"/>
                <w:u w:val="single"/>
              </w:rPr>
            </w:rPrChange>
          </w:rPr>
          <w:t>allowing</w:t>
        </w:r>
        <w:proofErr w:type="spellEnd"/>
        <w:proofErr w:type="gramEnd"/>
        <w:r w:rsidR="00C20C42" w:rsidRPr="00C20C42">
          <w:rPr>
            <w:rFonts w:ascii="Times New Roman" w:hAnsi="Times New Roman" w:cs="Times New Roman"/>
            <w:bCs/>
            <w:sz w:val="24"/>
            <w:szCs w:val="24"/>
            <w:rPrChange w:id="276" w:author="Nidhi Barhate" w:date="2025-10-16T19:55:00Z" w16du:dateUtc="2025-10-16T14:25:00Z">
              <w:rPr>
                <w:rFonts w:ascii="Times New Roman" w:hAnsi="Times New Roman" w:cs="Times New Roman"/>
                <w:b/>
                <w:sz w:val="28"/>
                <w:szCs w:val="28"/>
                <w:u w:val="single"/>
              </w:rPr>
            </w:rPrChange>
          </w:rPr>
          <w:t xml:space="preserve"> Indian users to make Global payments securely with constant innovation and improved </w:t>
        </w:r>
      </w:ins>
      <w:ins w:id="277" w:author="Nidhi Barhate" w:date="2025-10-16T19:53:00Z" w16du:dateUtc="2025-10-16T14:23:00Z">
        <w:r w:rsidR="00C20C42" w:rsidRPr="00C20C42">
          <w:rPr>
            <w:rFonts w:ascii="Times New Roman" w:hAnsi="Times New Roman" w:cs="Times New Roman"/>
            <w:bCs/>
            <w:sz w:val="24"/>
            <w:szCs w:val="24"/>
            <w:rPrChange w:id="278" w:author="Nidhi Barhate" w:date="2025-10-16T19:55:00Z" w16du:dateUtc="2025-10-16T14:25:00Z">
              <w:rPr>
                <w:rFonts w:ascii="Times New Roman" w:hAnsi="Times New Roman" w:cs="Times New Roman"/>
                <w:b/>
                <w:sz w:val="28"/>
                <w:szCs w:val="28"/>
                <w:u w:val="single"/>
              </w:rPr>
            </w:rPrChange>
          </w:rPr>
          <w:t xml:space="preserve">user </w:t>
        </w:r>
        <w:proofErr w:type="spellStart"/>
        <w:proofErr w:type="gramStart"/>
        <w:r w:rsidR="00C20C42" w:rsidRPr="00C20C42">
          <w:rPr>
            <w:rFonts w:ascii="Times New Roman" w:hAnsi="Times New Roman" w:cs="Times New Roman"/>
            <w:bCs/>
            <w:sz w:val="24"/>
            <w:szCs w:val="24"/>
            <w:rPrChange w:id="279" w:author="Nidhi Barhate" w:date="2025-10-16T19:55:00Z" w16du:dateUtc="2025-10-16T14:25:00Z">
              <w:rPr>
                <w:rFonts w:ascii="Times New Roman" w:hAnsi="Times New Roman" w:cs="Times New Roman"/>
                <w:b/>
                <w:sz w:val="28"/>
                <w:szCs w:val="28"/>
                <w:u w:val="single"/>
              </w:rPr>
            </w:rPrChange>
          </w:rPr>
          <w:t>experience.Fampay</w:t>
        </w:r>
        <w:proofErr w:type="spellEnd"/>
        <w:proofErr w:type="gramEnd"/>
        <w:r w:rsidR="00C20C42" w:rsidRPr="00C20C42">
          <w:rPr>
            <w:rFonts w:ascii="Times New Roman" w:hAnsi="Times New Roman" w:cs="Times New Roman"/>
            <w:bCs/>
            <w:sz w:val="24"/>
            <w:szCs w:val="24"/>
            <w:rPrChange w:id="280" w:author="Nidhi Barhate" w:date="2025-10-16T19:55:00Z" w16du:dateUtc="2025-10-16T14:25:00Z">
              <w:rPr>
                <w:rFonts w:ascii="Times New Roman" w:hAnsi="Times New Roman" w:cs="Times New Roman"/>
                <w:b/>
                <w:sz w:val="28"/>
                <w:szCs w:val="28"/>
                <w:u w:val="single"/>
              </w:rPr>
            </w:rPrChange>
          </w:rPr>
          <w:t xml:space="preserve"> is exposed to remain </w:t>
        </w:r>
      </w:ins>
      <w:ins w:id="281" w:author="Nidhi Barhate" w:date="2025-10-16T19:54:00Z" w16du:dateUtc="2025-10-16T14:24:00Z">
        <w:r w:rsidR="00C20C42" w:rsidRPr="00C20C42">
          <w:rPr>
            <w:rFonts w:ascii="Times New Roman" w:hAnsi="Times New Roman" w:cs="Times New Roman"/>
            <w:bCs/>
            <w:sz w:val="24"/>
            <w:szCs w:val="24"/>
            <w:rPrChange w:id="282" w:author="Nidhi Barhate" w:date="2025-10-16T19:55:00Z" w16du:dateUtc="2025-10-16T14:25:00Z">
              <w:rPr>
                <w:rFonts w:ascii="Times New Roman" w:hAnsi="Times New Roman" w:cs="Times New Roman"/>
                <w:b/>
                <w:sz w:val="28"/>
                <w:szCs w:val="28"/>
                <w:u w:val="single"/>
              </w:rPr>
            </w:rPrChange>
          </w:rPr>
          <w:t>a leader in the Indian future industry.</w:t>
        </w:r>
      </w:ins>
    </w:p>
    <w:p w14:paraId="25C47AE5" w14:textId="77777777" w:rsidR="003A0327" w:rsidRDefault="003A0327" w:rsidP="005B75F8">
      <w:pPr>
        <w:rPr>
          <w:ins w:id="283" w:author="Nidhi Barhate" w:date="2025-10-18T16:38:00Z" w16du:dateUtc="2025-10-18T11:08:00Z"/>
          <w:rFonts w:ascii="Times New Roman" w:hAnsi="Times New Roman" w:cs="Times New Roman"/>
          <w:b/>
          <w:sz w:val="40"/>
          <w:szCs w:val="40"/>
          <w:u w:val="single"/>
        </w:rPr>
      </w:pPr>
    </w:p>
    <w:p w14:paraId="7E6894EC" w14:textId="77777777" w:rsidR="003A0327" w:rsidRDefault="003A0327" w:rsidP="005B75F8">
      <w:pPr>
        <w:rPr>
          <w:ins w:id="284" w:author="Nidhi Barhate" w:date="2025-10-18T16:38:00Z" w16du:dateUtc="2025-10-18T11:08:00Z"/>
          <w:rFonts w:ascii="Times New Roman" w:hAnsi="Times New Roman" w:cs="Times New Roman"/>
          <w:b/>
          <w:sz w:val="40"/>
          <w:szCs w:val="40"/>
          <w:u w:val="single"/>
        </w:rPr>
      </w:pPr>
    </w:p>
    <w:p w14:paraId="2451B125" w14:textId="77777777" w:rsidR="003A0327" w:rsidRDefault="003A0327" w:rsidP="005B75F8">
      <w:pPr>
        <w:rPr>
          <w:ins w:id="285" w:author="Nidhi Barhate" w:date="2025-10-18T16:38:00Z" w16du:dateUtc="2025-10-18T11:08:00Z"/>
          <w:rFonts w:ascii="Times New Roman" w:hAnsi="Times New Roman" w:cs="Times New Roman"/>
          <w:b/>
          <w:sz w:val="40"/>
          <w:szCs w:val="40"/>
          <w:u w:val="single"/>
        </w:rPr>
      </w:pPr>
    </w:p>
    <w:p w14:paraId="099F82D4" w14:textId="77777777" w:rsidR="003A0327" w:rsidRDefault="003A0327" w:rsidP="005B75F8">
      <w:pPr>
        <w:rPr>
          <w:ins w:id="286" w:author="Nidhi Barhate" w:date="2025-10-16T19:46:00Z" w16du:dateUtc="2025-10-16T14:16:00Z"/>
          <w:rFonts w:ascii="Times New Roman" w:hAnsi="Times New Roman" w:cs="Times New Roman"/>
          <w:b/>
          <w:sz w:val="40"/>
          <w:szCs w:val="40"/>
          <w:u w:val="single"/>
        </w:rPr>
      </w:pPr>
    </w:p>
    <w:p w14:paraId="248BDCCB" w14:textId="66F34BD7" w:rsidR="00C20C42" w:rsidRDefault="008E0958" w:rsidP="008E0958">
      <w:pPr>
        <w:pStyle w:val="TimesNewRomanSize"/>
        <w:ind w:firstLine="0"/>
        <w:rPr>
          <w:ins w:id="287" w:author="Nidhi Barhate" w:date="2025-10-16T20:00:00Z" w16du:dateUtc="2025-10-16T14:30:00Z"/>
          <w:sz w:val="28"/>
          <w:szCs w:val="28"/>
          <w:u w:val="single"/>
        </w:rPr>
      </w:pPr>
      <w:ins w:id="288" w:author="Nidhi Barhate" w:date="2025-10-18T16:47:00Z" w16du:dateUtc="2025-10-18T11:17:00Z">
        <w:r>
          <w:rPr>
            <w:sz w:val="28"/>
            <w:szCs w:val="28"/>
            <w:u w:val="single"/>
          </w:rPr>
          <w:t>8)</w:t>
        </w:r>
      </w:ins>
      <w:ins w:id="289" w:author="Nidhi Barhate" w:date="2025-10-16T20:00:00Z" w16du:dateUtc="2025-10-16T14:30:00Z">
        <w:r w:rsidR="00C20C42" w:rsidRPr="002A796C">
          <w:rPr>
            <w:sz w:val="28"/>
            <w:szCs w:val="28"/>
            <w:u w:val="single"/>
          </w:rPr>
          <w:t>Suggestion:</w:t>
        </w:r>
      </w:ins>
    </w:p>
    <w:p w14:paraId="43770A57" w14:textId="77777777" w:rsidR="00C20C42" w:rsidRDefault="00C20C42" w:rsidP="00C20C42">
      <w:pPr>
        <w:pStyle w:val="TimesNewRomanSize"/>
        <w:ind w:firstLine="0"/>
        <w:rPr>
          <w:ins w:id="290" w:author="Nidhi Barhate" w:date="2025-10-16T20:00:00Z" w16du:dateUtc="2025-10-16T14:30:00Z"/>
          <w:sz w:val="28"/>
          <w:szCs w:val="28"/>
          <w:u w:val="single"/>
        </w:rPr>
      </w:pPr>
    </w:p>
    <w:p w14:paraId="30760606" w14:textId="77777777" w:rsidR="00C20C42" w:rsidRPr="002A796C" w:rsidRDefault="00C20C42" w:rsidP="00C20C42">
      <w:pPr>
        <w:pStyle w:val="TimesNewRomanSize"/>
        <w:ind w:firstLine="0"/>
        <w:rPr>
          <w:ins w:id="291" w:author="Nidhi Barhate" w:date="2025-10-16T20:00:00Z" w16du:dateUtc="2025-10-16T14:30:00Z"/>
          <w:sz w:val="28"/>
          <w:szCs w:val="28"/>
          <w:u w:val="single"/>
        </w:rPr>
      </w:pPr>
    </w:p>
    <w:p w14:paraId="24A20DEC" w14:textId="77777777" w:rsidR="00C20C42" w:rsidRDefault="00C20C42" w:rsidP="00C20C42">
      <w:pPr>
        <w:pStyle w:val="TimesNewRomanSize"/>
        <w:spacing w:line="360" w:lineRule="auto"/>
        <w:rPr>
          <w:ins w:id="292" w:author="Nidhi Barhate" w:date="2025-10-16T20:00:00Z" w16du:dateUtc="2025-10-16T14:30:00Z"/>
          <w:b w:val="0"/>
          <w:bCs w:val="0"/>
          <w:sz w:val="24"/>
          <w:szCs w:val="24"/>
        </w:rPr>
      </w:pPr>
      <w:ins w:id="293" w:author="Nidhi Barhate" w:date="2025-10-16T20:00:00Z" w16du:dateUtc="2025-10-16T14:30:00Z">
        <w:r w:rsidRPr="002A796C">
          <w:rPr>
            <w:b w:val="0"/>
            <w:bCs w:val="0"/>
            <w:sz w:val="24"/>
            <w:szCs w:val="24"/>
          </w:rPr>
          <w:t xml:space="preserve">According to all the responses there are some major </w:t>
        </w:r>
        <w:proofErr w:type="gramStart"/>
        <w:r w:rsidRPr="002A796C">
          <w:rPr>
            <w:b w:val="0"/>
            <w:bCs w:val="0"/>
            <w:sz w:val="24"/>
            <w:szCs w:val="24"/>
          </w:rPr>
          <w:t>suggestion</w:t>
        </w:r>
        <w:proofErr w:type="gramEnd"/>
        <w:r w:rsidRPr="002A796C">
          <w:rPr>
            <w:b w:val="0"/>
            <w:bCs w:val="0"/>
            <w:sz w:val="24"/>
            <w:szCs w:val="24"/>
          </w:rPr>
          <w:t xml:space="preserve"> are as follows:</w:t>
        </w:r>
      </w:ins>
    </w:p>
    <w:p w14:paraId="6D549368" w14:textId="77777777" w:rsidR="00C20C42" w:rsidRPr="002A796C" w:rsidRDefault="00C20C42" w:rsidP="00C20C42">
      <w:pPr>
        <w:pStyle w:val="TimesNewRomanSize"/>
        <w:spacing w:line="360" w:lineRule="auto"/>
        <w:rPr>
          <w:ins w:id="294" w:author="Nidhi Barhate" w:date="2025-10-16T20:00:00Z" w16du:dateUtc="2025-10-16T14:30:00Z"/>
          <w:b w:val="0"/>
          <w:bCs w:val="0"/>
          <w:sz w:val="24"/>
          <w:szCs w:val="24"/>
        </w:rPr>
      </w:pPr>
    </w:p>
    <w:p w14:paraId="77FCD6B8" w14:textId="77777777" w:rsidR="00C20C42" w:rsidRPr="002A796C" w:rsidRDefault="00C20C42" w:rsidP="00C20C42">
      <w:pPr>
        <w:pStyle w:val="TimesNewRomanSize"/>
        <w:numPr>
          <w:ilvl w:val="0"/>
          <w:numId w:val="9"/>
        </w:numPr>
        <w:spacing w:line="360" w:lineRule="auto"/>
        <w:rPr>
          <w:ins w:id="295" w:author="Nidhi Barhate" w:date="2025-10-16T20:00:00Z" w16du:dateUtc="2025-10-16T14:30:00Z"/>
          <w:b w:val="0"/>
          <w:bCs w:val="0"/>
          <w:sz w:val="24"/>
          <w:szCs w:val="24"/>
        </w:rPr>
      </w:pPr>
      <w:ins w:id="296" w:author="Nidhi Barhate" w:date="2025-10-16T20:00:00Z" w16du:dateUtc="2025-10-16T14:30:00Z">
        <w:r w:rsidRPr="002A796C">
          <w:rPr>
            <w:b w:val="0"/>
            <w:bCs w:val="0"/>
            <w:sz w:val="24"/>
            <w:szCs w:val="24"/>
          </w:rPr>
          <w:t>Improve payment speed and reduce transaction delays.</w:t>
        </w:r>
      </w:ins>
    </w:p>
    <w:p w14:paraId="39C655B1" w14:textId="77777777" w:rsidR="00C20C42" w:rsidRPr="002A796C" w:rsidRDefault="00C20C42" w:rsidP="00C20C42">
      <w:pPr>
        <w:pStyle w:val="TimesNewRomanSize"/>
        <w:numPr>
          <w:ilvl w:val="0"/>
          <w:numId w:val="9"/>
        </w:numPr>
        <w:spacing w:line="360" w:lineRule="auto"/>
        <w:rPr>
          <w:ins w:id="297" w:author="Nidhi Barhate" w:date="2025-10-16T20:00:00Z" w16du:dateUtc="2025-10-16T14:30:00Z"/>
          <w:b w:val="0"/>
          <w:bCs w:val="0"/>
          <w:sz w:val="24"/>
          <w:szCs w:val="24"/>
        </w:rPr>
      </w:pPr>
      <w:ins w:id="298" w:author="Nidhi Barhate" w:date="2025-10-16T20:00:00Z" w16du:dateUtc="2025-10-16T14:30:00Z">
        <w:r w:rsidRPr="002A796C">
          <w:rPr>
            <w:b w:val="0"/>
            <w:bCs w:val="0"/>
            <w:sz w:val="24"/>
            <w:szCs w:val="24"/>
          </w:rPr>
          <w:t>Enhance customer support by providing faster, more responsive help, including phone support rather than only chatbots or scripted replies.</w:t>
        </w:r>
      </w:ins>
    </w:p>
    <w:p w14:paraId="08D24317" w14:textId="77777777" w:rsidR="00C20C42" w:rsidRPr="002A796C" w:rsidRDefault="00C20C42" w:rsidP="00C20C42">
      <w:pPr>
        <w:pStyle w:val="TimesNewRomanSize"/>
        <w:numPr>
          <w:ilvl w:val="0"/>
          <w:numId w:val="9"/>
        </w:numPr>
        <w:spacing w:line="360" w:lineRule="auto"/>
        <w:rPr>
          <w:ins w:id="299" w:author="Nidhi Barhate" w:date="2025-10-16T20:00:00Z" w16du:dateUtc="2025-10-16T14:30:00Z"/>
          <w:b w:val="0"/>
          <w:bCs w:val="0"/>
          <w:sz w:val="24"/>
          <w:szCs w:val="24"/>
        </w:rPr>
      </w:pPr>
      <w:ins w:id="300" w:author="Nidhi Barhate" w:date="2025-10-16T20:00:00Z" w16du:dateUtc="2025-10-16T14:30:00Z">
        <w:r w:rsidRPr="002A796C">
          <w:rPr>
            <w:b w:val="0"/>
            <w:bCs w:val="0"/>
            <w:sz w:val="24"/>
            <w:szCs w:val="24"/>
          </w:rPr>
          <w:t>Increase transaction limits or provide clearer information on limits.</w:t>
        </w:r>
      </w:ins>
    </w:p>
    <w:p w14:paraId="05649064" w14:textId="77777777" w:rsidR="00C20C42" w:rsidRPr="002A796C" w:rsidRDefault="00C20C42" w:rsidP="00C20C42">
      <w:pPr>
        <w:pStyle w:val="TimesNewRomanSize"/>
        <w:numPr>
          <w:ilvl w:val="0"/>
          <w:numId w:val="9"/>
        </w:numPr>
        <w:spacing w:line="360" w:lineRule="auto"/>
        <w:rPr>
          <w:ins w:id="301" w:author="Nidhi Barhate" w:date="2025-10-16T20:00:00Z" w16du:dateUtc="2025-10-16T14:30:00Z"/>
          <w:b w:val="0"/>
          <w:bCs w:val="0"/>
          <w:sz w:val="24"/>
          <w:szCs w:val="24"/>
        </w:rPr>
      </w:pPr>
      <w:ins w:id="302" w:author="Nidhi Barhate" w:date="2025-10-16T20:00:00Z" w16du:dateUtc="2025-10-16T14:30:00Z">
        <w:r w:rsidRPr="002A796C">
          <w:rPr>
            <w:b w:val="0"/>
            <w:bCs w:val="0"/>
            <w:sz w:val="24"/>
            <w:szCs w:val="24"/>
          </w:rPr>
          <w:t>Allow kids to order grocery items from a pre-created checklist (</w:t>
        </w:r>
        <w:proofErr w:type="spellStart"/>
        <w:r w:rsidRPr="002A796C">
          <w:rPr>
            <w:b w:val="0"/>
            <w:bCs w:val="0"/>
            <w:sz w:val="24"/>
            <w:szCs w:val="24"/>
          </w:rPr>
          <w:t>FamStore</w:t>
        </w:r>
        <w:proofErr w:type="spellEnd"/>
        <w:r w:rsidRPr="002A796C">
          <w:rPr>
            <w:b w:val="0"/>
            <w:bCs w:val="0"/>
            <w:sz w:val="24"/>
            <w:szCs w:val="24"/>
          </w:rPr>
          <w:t xml:space="preserve">) for online or offline </w:t>
        </w:r>
        <w:proofErr w:type="spellStart"/>
        <w:proofErr w:type="gramStart"/>
        <w:r w:rsidRPr="002A796C">
          <w:rPr>
            <w:b w:val="0"/>
            <w:bCs w:val="0"/>
            <w:sz w:val="24"/>
            <w:szCs w:val="24"/>
          </w:rPr>
          <w:t>shopping.Give</w:t>
        </w:r>
        <w:proofErr w:type="spellEnd"/>
        <w:proofErr w:type="gramEnd"/>
        <w:r w:rsidRPr="002A796C">
          <w:rPr>
            <w:b w:val="0"/>
            <w:bCs w:val="0"/>
            <w:sz w:val="24"/>
            <w:szCs w:val="24"/>
          </w:rPr>
          <w:t xml:space="preserve"> priorities to regular users</w:t>
        </w:r>
        <w:r>
          <w:rPr>
            <w:b w:val="0"/>
            <w:bCs w:val="0"/>
            <w:sz w:val="24"/>
            <w:szCs w:val="24"/>
          </w:rPr>
          <w:t>.</w:t>
        </w:r>
      </w:ins>
    </w:p>
    <w:p w14:paraId="7E04074B" w14:textId="77777777" w:rsidR="00C20C42" w:rsidRDefault="00C20C42" w:rsidP="00C20C42">
      <w:pPr>
        <w:pStyle w:val="TimesNewRomanSize"/>
        <w:numPr>
          <w:ilvl w:val="0"/>
          <w:numId w:val="9"/>
        </w:numPr>
        <w:spacing w:line="360" w:lineRule="auto"/>
        <w:rPr>
          <w:ins w:id="303" w:author="Nidhi Barhate" w:date="2025-10-16T20:00:00Z" w16du:dateUtc="2025-10-16T14:30:00Z"/>
          <w:b w:val="0"/>
          <w:bCs w:val="0"/>
          <w:sz w:val="24"/>
          <w:szCs w:val="24"/>
        </w:rPr>
      </w:pPr>
      <w:ins w:id="304" w:author="Nidhi Barhate" w:date="2025-10-16T20:00:00Z" w16du:dateUtc="2025-10-16T14:30:00Z">
        <w:r w:rsidRPr="002A796C">
          <w:rPr>
            <w:b w:val="0"/>
            <w:bCs w:val="0"/>
            <w:sz w:val="24"/>
            <w:szCs w:val="24"/>
          </w:rPr>
          <w:t>Maintain 24/7 user support to address issues promptly and enhance trust.</w:t>
        </w:r>
      </w:ins>
    </w:p>
    <w:p w14:paraId="7B98C692" w14:textId="77777777" w:rsidR="00C20C42" w:rsidRPr="002A796C" w:rsidRDefault="00C20C42" w:rsidP="00C20C42">
      <w:pPr>
        <w:pStyle w:val="TimesNewRomanSize"/>
        <w:numPr>
          <w:ilvl w:val="0"/>
          <w:numId w:val="9"/>
        </w:numPr>
        <w:spacing w:line="360" w:lineRule="auto"/>
        <w:rPr>
          <w:ins w:id="305" w:author="Nidhi Barhate" w:date="2025-10-16T20:00:00Z" w16du:dateUtc="2025-10-16T14:30:00Z"/>
          <w:b w:val="0"/>
          <w:bCs w:val="0"/>
          <w:sz w:val="24"/>
          <w:szCs w:val="24"/>
        </w:rPr>
      </w:pPr>
      <w:ins w:id="306" w:author="Nidhi Barhate" w:date="2025-10-16T20:00:00Z" w16du:dateUtc="2025-10-16T14:30:00Z">
        <w:r>
          <w:rPr>
            <w:b w:val="0"/>
            <w:bCs w:val="0"/>
            <w:sz w:val="24"/>
            <w:szCs w:val="24"/>
          </w:rPr>
          <w:t>Refund within 24 hrs.</w:t>
        </w:r>
      </w:ins>
    </w:p>
    <w:p w14:paraId="5A6280D8" w14:textId="6D78E234" w:rsidR="00562AB8" w:rsidDel="00C20C42" w:rsidRDefault="00562AB8" w:rsidP="005B75F8">
      <w:pPr>
        <w:rPr>
          <w:del w:id="307" w:author="Nidhi Barhate" w:date="2025-10-16T20:00:00Z" w16du:dateUtc="2025-10-16T14:30:00Z"/>
          <w:rFonts w:ascii="Times New Roman" w:hAnsi="Times New Roman" w:cs="Times New Roman"/>
          <w:b/>
          <w:sz w:val="40"/>
          <w:szCs w:val="40"/>
          <w:u w:val="single"/>
        </w:rPr>
      </w:pPr>
    </w:p>
    <w:p w14:paraId="2C36F7FC" w14:textId="637D63FF" w:rsidR="003626AD" w:rsidRPr="004D1C36" w:rsidDel="00C20C42" w:rsidRDefault="00627469" w:rsidP="004D1C36">
      <w:pPr>
        <w:pStyle w:val="TimesNewRomanSize"/>
        <w:ind w:firstLine="0"/>
        <w:rPr>
          <w:del w:id="308" w:author="Nidhi Barhate" w:date="2025-10-16T20:00:00Z" w16du:dateUtc="2025-10-16T14:30:00Z"/>
          <w:sz w:val="28"/>
          <w:szCs w:val="28"/>
          <w:u w:val="single"/>
        </w:rPr>
      </w:pPr>
      <w:del w:id="309" w:author="Nidhi Barhate" w:date="2025-10-16T20:00:00Z" w16du:dateUtc="2025-10-16T14:30:00Z">
        <w:r w:rsidRPr="004D1C36" w:rsidDel="00C20C42">
          <w:rPr>
            <w:sz w:val="28"/>
            <w:szCs w:val="28"/>
            <w:u w:val="single"/>
          </w:rPr>
          <w:delText>Conclusion</w:delText>
        </w:r>
      </w:del>
      <w:del w:id="310" w:author="Nidhi Barhate" w:date="2025-10-16T19:59:00Z" w16du:dateUtc="2025-10-16T14:29:00Z">
        <w:r w:rsidR="000A4C4A" w:rsidRPr="004D1C36" w:rsidDel="00C20C42">
          <w:rPr>
            <w:sz w:val="28"/>
            <w:szCs w:val="28"/>
            <w:u w:val="single"/>
          </w:rPr>
          <w:delText>/Result</w:delText>
        </w:r>
      </w:del>
      <w:del w:id="311" w:author="Nidhi Barhate" w:date="2025-10-16T20:00:00Z" w16du:dateUtc="2025-10-16T14:30:00Z">
        <w:r w:rsidRPr="004D1C36" w:rsidDel="00C20C42">
          <w:rPr>
            <w:sz w:val="28"/>
            <w:szCs w:val="28"/>
            <w:u w:val="single"/>
          </w:rPr>
          <w:delText>:</w:delText>
        </w:r>
      </w:del>
    </w:p>
    <w:p w14:paraId="53D43EFC" w14:textId="5C720779" w:rsidR="00742897" w:rsidRPr="004D1C36" w:rsidDel="00C20C42" w:rsidRDefault="00742897" w:rsidP="005B75F8">
      <w:pPr>
        <w:rPr>
          <w:del w:id="312" w:author="Nidhi Barhate" w:date="2025-10-16T20:00:00Z" w16du:dateUtc="2025-10-16T14:30:00Z"/>
          <w:rFonts w:ascii="Times New Roman" w:hAnsi="Times New Roman" w:cs="Times New Roman"/>
          <w:b/>
          <w:sz w:val="28"/>
          <w:szCs w:val="28"/>
          <w:u w:val="single"/>
        </w:rPr>
      </w:pPr>
    </w:p>
    <w:p w14:paraId="0CDAB206" w14:textId="7E668B45" w:rsidR="002A796C" w:rsidDel="00C20C42" w:rsidRDefault="00B71C76" w:rsidP="002A796C">
      <w:pPr>
        <w:pStyle w:val="TimesNewRomanSize"/>
        <w:spacing w:line="360" w:lineRule="auto"/>
        <w:rPr>
          <w:del w:id="313" w:author="Nidhi Barhate" w:date="2025-10-16T20:00:00Z" w16du:dateUtc="2025-10-16T14:30:00Z"/>
          <w:b w:val="0"/>
          <w:bCs w:val="0"/>
          <w:sz w:val="24"/>
          <w:szCs w:val="24"/>
        </w:rPr>
      </w:pPr>
      <w:del w:id="314" w:author="Nidhi Barhate" w:date="2025-10-16T20:00:00Z" w16du:dateUtc="2025-10-16T14:30:00Z">
        <w:r w:rsidRPr="004D1C36" w:rsidDel="00C20C42">
          <w:rPr>
            <w:b w:val="0"/>
            <w:bCs w:val="0"/>
            <w:sz w:val="24"/>
            <w:szCs w:val="24"/>
          </w:rPr>
          <w:delText>According to survey on the basis of questioners and respo</w:delText>
        </w:r>
        <w:r w:rsidR="00497B52" w:rsidRPr="004D1C36" w:rsidDel="00C20C42">
          <w:rPr>
            <w:b w:val="0"/>
            <w:bCs w:val="0"/>
            <w:sz w:val="24"/>
            <w:szCs w:val="24"/>
          </w:rPr>
          <w:delText>n</w:delText>
        </w:r>
        <w:r w:rsidRPr="004D1C36" w:rsidDel="00C20C42">
          <w:rPr>
            <w:b w:val="0"/>
            <w:bCs w:val="0"/>
            <w:sz w:val="24"/>
            <w:szCs w:val="24"/>
          </w:rPr>
          <w:delText xml:space="preserve">ses . It contains all the responses from users and non users of </w:delText>
        </w:r>
        <w:r w:rsidR="004D1C36" w:rsidRPr="004D1C36" w:rsidDel="00C20C42">
          <w:rPr>
            <w:b w:val="0"/>
            <w:bCs w:val="0"/>
            <w:sz w:val="24"/>
            <w:szCs w:val="24"/>
          </w:rPr>
          <w:delText>Famapy</w:delText>
        </w:r>
        <w:r w:rsidRPr="004D1C36" w:rsidDel="00C20C42">
          <w:rPr>
            <w:b w:val="0"/>
            <w:bCs w:val="0"/>
            <w:sz w:val="24"/>
            <w:szCs w:val="24"/>
          </w:rPr>
          <w:delText xml:space="preserve">. On that basis 10 out of 8 are the users of </w:delText>
        </w:r>
        <w:r w:rsidR="004D1C36" w:rsidRPr="004D1C36" w:rsidDel="00C20C42">
          <w:rPr>
            <w:b w:val="0"/>
            <w:bCs w:val="0"/>
            <w:sz w:val="24"/>
            <w:szCs w:val="24"/>
          </w:rPr>
          <w:delText>Fampay</w:delText>
        </w:r>
        <w:r w:rsidRPr="004D1C36" w:rsidDel="00C20C42">
          <w:rPr>
            <w:b w:val="0"/>
            <w:bCs w:val="0"/>
            <w:sz w:val="24"/>
            <w:szCs w:val="24"/>
          </w:rPr>
          <w:delText xml:space="preserve"> they are using </w:delText>
        </w:r>
        <w:r w:rsidR="004D1C36" w:rsidRPr="004D1C36" w:rsidDel="00C20C42">
          <w:rPr>
            <w:b w:val="0"/>
            <w:bCs w:val="0"/>
            <w:sz w:val="24"/>
            <w:szCs w:val="24"/>
          </w:rPr>
          <w:delText>Fampay</w:delText>
        </w:r>
        <w:r w:rsidRPr="004D1C36" w:rsidDel="00C20C42">
          <w:rPr>
            <w:b w:val="0"/>
            <w:bCs w:val="0"/>
            <w:sz w:val="24"/>
            <w:szCs w:val="24"/>
          </w:rPr>
          <w:delText xml:space="preserve"> app</w:delText>
        </w:r>
        <w:r w:rsidR="004D1C36" w:rsidRPr="004D1C36" w:rsidDel="00C20C42">
          <w:rPr>
            <w:b w:val="0"/>
            <w:bCs w:val="0"/>
            <w:sz w:val="24"/>
            <w:szCs w:val="24"/>
          </w:rPr>
          <w:delText xml:space="preserve"> </w:delText>
        </w:r>
        <w:r w:rsidRPr="004D1C36" w:rsidDel="00C20C42">
          <w:rPr>
            <w:b w:val="0"/>
            <w:bCs w:val="0"/>
            <w:sz w:val="24"/>
            <w:szCs w:val="24"/>
          </w:rPr>
          <w:delText xml:space="preserve">for online </w:delText>
        </w:r>
        <w:r w:rsidR="004D1C36" w:rsidRPr="004D1C36" w:rsidDel="00C20C42">
          <w:rPr>
            <w:b w:val="0"/>
            <w:bCs w:val="0"/>
            <w:sz w:val="24"/>
            <w:szCs w:val="24"/>
          </w:rPr>
          <w:delText>Payment</w:delText>
        </w:r>
        <w:r w:rsidRPr="004D1C36" w:rsidDel="00C20C42">
          <w:rPr>
            <w:b w:val="0"/>
            <w:bCs w:val="0"/>
            <w:sz w:val="24"/>
            <w:szCs w:val="24"/>
          </w:rPr>
          <w:delText>.</w:delText>
        </w:r>
        <w:r w:rsidR="000A4C4A" w:rsidRPr="004D1C36" w:rsidDel="00C20C42">
          <w:rPr>
            <w:b w:val="0"/>
            <w:bCs w:val="0"/>
            <w:sz w:val="24"/>
            <w:szCs w:val="24"/>
          </w:rPr>
          <w:delText xml:space="preserve">They are satisfied with the all the services &amp; policy of </w:delText>
        </w:r>
        <w:r w:rsidR="004D1C36" w:rsidRPr="004D1C36" w:rsidDel="00C20C42">
          <w:rPr>
            <w:b w:val="0"/>
            <w:bCs w:val="0"/>
            <w:sz w:val="24"/>
            <w:szCs w:val="24"/>
          </w:rPr>
          <w:delText>Fam</w:delText>
        </w:r>
        <w:r w:rsidR="002A796C" w:rsidDel="00C20C42">
          <w:rPr>
            <w:b w:val="0"/>
            <w:bCs w:val="0"/>
            <w:sz w:val="24"/>
            <w:szCs w:val="24"/>
          </w:rPr>
          <w:delText>pay.</w:delText>
        </w:r>
      </w:del>
    </w:p>
    <w:p w14:paraId="040433CD" w14:textId="3EF9C137" w:rsidR="002A796C" w:rsidDel="00C20C42" w:rsidRDefault="002A796C" w:rsidP="002A796C">
      <w:pPr>
        <w:pStyle w:val="TimesNewRomanSize"/>
        <w:spacing w:line="360" w:lineRule="auto"/>
        <w:rPr>
          <w:del w:id="315" w:author="Nidhi Barhate" w:date="2025-10-16T20:00:00Z" w16du:dateUtc="2025-10-16T14:30:00Z"/>
          <w:b w:val="0"/>
          <w:bCs w:val="0"/>
          <w:sz w:val="24"/>
          <w:szCs w:val="24"/>
        </w:rPr>
      </w:pPr>
    </w:p>
    <w:p w14:paraId="08C93D89" w14:textId="0718DA7B" w:rsidR="004D1C36" w:rsidRPr="002A796C" w:rsidDel="00C20C42" w:rsidRDefault="004D1C36" w:rsidP="002A796C">
      <w:pPr>
        <w:pStyle w:val="TimesNewRomanSize"/>
        <w:numPr>
          <w:ilvl w:val="0"/>
          <w:numId w:val="9"/>
        </w:numPr>
        <w:spacing w:line="360" w:lineRule="auto"/>
        <w:rPr>
          <w:del w:id="316" w:author="Nidhi Barhate" w:date="2025-10-16T20:00:00Z" w16du:dateUtc="2025-10-16T14:30:00Z"/>
          <w:rStyle w:val="t"/>
          <w:b w:val="0"/>
          <w:bCs w:val="0"/>
          <w:sz w:val="24"/>
          <w:szCs w:val="24"/>
        </w:rPr>
      </w:pPr>
      <w:del w:id="317" w:author="Nidhi Barhate" w:date="2025-10-16T20:00:00Z" w16du:dateUtc="2025-10-16T14:30:00Z">
        <w:r w:rsidRPr="004D1C36" w:rsidDel="00C20C42">
          <w:rPr>
            <w:rStyle w:val="t"/>
            <w:rFonts w:ascii="TimesNewRomanPSMT_1y_6" w:hAnsi="TimesNewRomanPSMT_1y_6"/>
            <w:b w:val="0"/>
            <w:bCs w:val="0"/>
            <w:color w:val="000000"/>
            <w:sz w:val="24"/>
            <w:szCs w:val="24"/>
            <w:bdr w:val="none" w:sz="0" w:space="0" w:color="auto" w:frame="1"/>
          </w:rPr>
          <w:delText>Result of our responders from our questionnaire is as follows:</w:delText>
        </w:r>
      </w:del>
    </w:p>
    <w:p w14:paraId="0A80F010" w14:textId="5F82465F" w:rsidR="002A796C" w:rsidRPr="004D1C36" w:rsidDel="00C20C42" w:rsidRDefault="002A796C" w:rsidP="002A796C">
      <w:pPr>
        <w:pStyle w:val="TimesNewRomanSize"/>
        <w:spacing w:line="360" w:lineRule="auto"/>
        <w:rPr>
          <w:del w:id="318" w:author="Nidhi Barhate" w:date="2025-10-16T20:00:00Z" w16du:dateUtc="2025-10-16T14:30:00Z"/>
          <w:rStyle w:val="t"/>
          <w:rFonts w:ascii="TimesNewRomanPSMT_1y_6" w:hAnsi="TimesNewRomanPSMT_1y_6"/>
          <w:b w:val="0"/>
          <w:bCs w:val="0"/>
          <w:color w:val="000000"/>
          <w:sz w:val="24"/>
          <w:szCs w:val="24"/>
          <w:bdr w:val="none" w:sz="0" w:space="0" w:color="auto" w:frame="1"/>
        </w:rPr>
      </w:pPr>
    </w:p>
    <w:p w14:paraId="5D3C9188" w14:textId="706A4317" w:rsidR="004D1C36" w:rsidRPr="004D1C36" w:rsidDel="00C20C42" w:rsidRDefault="004D1C36" w:rsidP="002A796C">
      <w:pPr>
        <w:pStyle w:val="TimesNewRomanSize"/>
        <w:numPr>
          <w:ilvl w:val="0"/>
          <w:numId w:val="7"/>
        </w:numPr>
        <w:spacing w:line="360" w:lineRule="auto"/>
        <w:rPr>
          <w:del w:id="319" w:author="Nidhi Barhate" w:date="2025-10-16T20:00:00Z" w16du:dateUtc="2025-10-16T14:30:00Z"/>
          <w:rFonts w:ascii="TimesNewRomanPSMT_1y_6" w:hAnsi="TimesNewRomanPSMT_1y_6"/>
          <w:b w:val="0"/>
          <w:bCs w:val="0"/>
          <w:color w:val="000000"/>
          <w:sz w:val="24"/>
          <w:szCs w:val="24"/>
          <w:bdr w:val="none" w:sz="0" w:space="0" w:color="auto" w:frame="1"/>
          <w:lang w:val="en"/>
        </w:rPr>
      </w:pPr>
      <w:del w:id="320" w:author="Nidhi Barhate" w:date="2025-10-16T20:00:00Z" w16du:dateUtc="2025-10-16T14:30:00Z">
        <w:r w:rsidRPr="004D1C36" w:rsidDel="00C20C42">
          <w:rPr>
            <w:rFonts w:ascii="TimesNewRomanPSMT_1y_6" w:hAnsi="TimesNewRomanPSMT_1y_6"/>
            <w:b w:val="0"/>
            <w:bCs w:val="0"/>
            <w:color w:val="000000"/>
            <w:sz w:val="24"/>
            <w:szCs w:val="24"/>
            <w:u w:val="single"/>
            <w:bdr w:val="none" w:sz="0" w:space="0" w:color="auto" w:frame="1"/>
            <w:lang w:val="en"/>
          </w:rPr>
          <w:delText>47.5%</w:delText>
        </w:r>
        <w:r w:rsidRPr="004D1C36" w:rsidDel="00C20C42">
          <w:rPr>
            <w:rFonts w:ascii="TimesNewRomanPSMT_1y_6" w:hAnsi="TimesNewRomanPSMT_1y_6"/>
            <w:b w:val="0"/>
            <w:bCs w:val="0"/>
            <w:color w:val="000000"/>
            <w:sz w:val="24"/>
            <w:szCs w:val="24"/>
            <w:bdr w:val="none" w:sz="0" w:space="0" w:color="auto" w:frame="1"/>
            <w:lang w:val="en"/>
          </w:rPr>
          <w:delText xml:space="preserve"> of people from Jalgaon use the app Fampay.</w:delText>
        </w:r>
      </w:del>
    </w:p>
    <w:p w14:paraId="77A7F80D" w14:textId="379CB747" w:rsidR="004D1C36" w:rsidRPr="004D1C36" w:rsidDel="00C20C42" w:rsidRDefault="004D1C36" w:rsidP="002A796C">
      <w:pPr>
        <w:pStyle w:val="TimesNewRomanSize"/>
        <w:spacing w:line="360" w:lineRule="auto"/>
        <w:rPr>
          <w:del w:id="321" w:author="Nidhi Barhate" w:date="2025-10-16T20:00:00Z" w16du:dateUtc="2025-10-16T14:30:00Z"/>
          <w:rFonts w:ascii="TimesNewRomanPSMT_1y_6" w:hAnsi="TimesNewRomanPSMT_1y_6"/>
          <w:b w:val="0"/>
          <w:bCs w:val="0"/>
          <w:color w:val="000000"/>
          <w:sz w:val="24"/>
          <w:szCs w:val="24"/>
          <w:bdr w:val="none" w:sz="0" w:space="0" w:color="auto" w:frame="1"/>
          <w:lang w:val="en"/>
        </w:rPr>
      </w:pPr>
    </w:p>
    <w:p w14:paraId="252AB058" w14:textId="081BDBD0" w:rsidR="004D1C36" w:rsidRPr="004D1C36" w:rsidDel="00C20C42" w:rsidRDefault="004D1C36" w:rsidP="002A796C">
      <w:pPr>
        <w:pStyle w:val="TimesNewRomanSize"/>
        <w:numPr>
          <w:ilvl w:val="0"/>
          <w:numId w:val="7"/>
        </w:numPr>
        <w:spacing w:line="360" w:lineRule="auto"/>
        <w:rPr>
          <w:del w:id="322" w:author="Nidhi Barhate" w:date="2025-10-16T20:00:00Z" w16du:dateUtc="2025-10-16T14:30:00Z"/>
          <w:rFonts w:ascii="TimesNewRomanPSMT_1y_6" w:hAnsi="TimesNewRomanPSMT_1y_6"/>
          <w:b w:val="0"/>
          <w:bCs w:val="0"/>
          <w:color w:val="000000"/>
          <w:sz w:val="24"/>
          <w:szCs w:val="24"/>
          <w:bdr w:val="none" w:sz="0" w:space="0" w:color="auto" w:frame="1"/>
        </w:rPr>
      </w:pPr>
      <w:del w:id="323" w:author="Nidhi Barhate" w:date="2025-10-16T20:00:00Z" w16du:dateUtc="2025-10-16T14:30:00Z">
        <w:r w:rsidRPr="004D1C36" w:rsidDel="00C20C42">
          <w:rPr>
            <w:rFonts w:ascii="TimesNewRomanPSMT_1y_6" w:hAnsi="TimesNewRomanPSMT_1y_6"/>
            <w:b w:val="0"/>
            <w:bCs w:val="0"/>
            <w:color w:val="000000"/>
            <w:sz w:val="24"/>
            <w:szCs w:val="24"/>
            <w:u w:val="single"/>
            <w:bdr w:val="none" w:sz="0" w:space="0" w:color="auto" w:frame="1"/>
          </w:rPr>
          <w:delText xml:space="preserve">41% </w:delText>
        </w:r>
        <w:r w:rsidRPr="004D1C36" w:rsidDel="00C20C42">
          <w:rPr>
            <w:rFonts w:ascii="TimesNewRomanPSMT_1y_6" w:hAnsi="TimesNewRomanPSMT_1y_6"/>
            <w:b w:val="0"/>
            <w:bCs w:val="0"/>
            <w:color w:val="000000"/>
            <w:sz w:val="24"/>
            <w:szCs w:val="24"/>
            <w:bdr w:val="none" w:sz="0" w:space="0" w:color="auto" w:frame="1"/>
            <w:lang w:val="en"/>
          </w:rPr>
          <w:delText>of people use Fampay app to make online payments.</w:delText>
        </w:r>
      </w:del>
    </w:p>
    <w:p w14:paraId="71BBF77C" w14:textId="2FCC6F9D" w:rsidR="004D1C36" w:rsidRPr="004D1C36" w:rsidDel="00C20C42" w:rsidRDefault="004D1C36" w:rsidP="002A796C">
      <w:pPr>
        <w:pStyle w:val="TimesNewRomanSize"/>
        <w:spacing w:line="360" w:lineRule="auto"/>
        <w:rPr>
          <w:del w:id="324" w:author="Nidhi Barhate" w:date="2025-10-16T20:00:00Z" w16du:dateUtc="2025-10-16T14:30:00Z"/>
          <w:rFonts w:ascii="TimesNewRomanPSMT_1y_6" w:hAnsi="TimesNewRomanPSMT_1y_6"/>
          <w:b w:val="0"/>
          <w:bCs w:val="0"/>
          <w:color w:val="000000"/>
          <w:sz w:val="24"/>
          <w:szCs w:val="24"/>
          <w:bdr w:val="none" w:sz="0" w:space="0" w:color="auto" w:frame="1"/>
        </w:rPr>
      </w:pPr>
    </w:p>
    <w:p w14:paraId="531246E2" w14:textId="27F1D59D" w:rsidR="004D1C36" w:rsidRPr="004D1C36" w:rsidDel="00C20C42" w:rsidRDefault="004D1C36" w:rsidP="002A796C">
      <w:pPr>
        <w:pStyle w:val="TimesNewRomanSize"/>
        <w:numPr>
          <w:ilvl w:val="0"/>
          <w:numId w:val="7"/>
        </w:numPr>
        <w:spacing w:line="360" w:lineRule="auto"/>
        <w:rPr>
          <w:del w:id="325" w:author="Nidhi Barhate" w:date="2025-10-16T20:00:00Z" w16du:dateUtc="2025-10-16T14:30:00Z"/>
          <w:rFonts w:ascii="TimesNewRomanPSMT_1y_6" w:hAnsi="TimesNewRomanPSMT_1y_6"/>
          <w:b w:val="0"/>
          <w:bCs w:val="0"/>
          <w:color w:val="000000"/>
          <w:sz w:val="24"/>
          <w:szCs w:val="24"/>
          <w:bdr w:val="none" w:sz="0" w:space="0" w:color="auto" w:frame="1"/>
        </w:rPr>
      </w:pPr>
      <w:del w:id="326" w:author="Nidhi Barhate" w:date="2025-10-16T20:00:00Z" w16du:dateUtc="2025-10-16T14:30:00Z">
        <w:r w:rsidRPr="004D1C36" w:rsidDel="00C20C42">
          <w:rPr>
            <w:rFonts w:ascii="TimesNewRomanPSMT_1y_6" w:hAnsi="TimesNewRomanPSMT_1y_6"/>
            <w:b w:val="0"/>
            <w:bCs w:val="0"/>
            <w:color w:val="000000"/>
            <w:sz w:val="24"/>
            <w:szCs w:val="24"/>
            <w:u w:val="single"/>
            <w:bdr w:val="none" w:sz="0" w:space="0" w:color="auto" w:frame="1"/>
          </w:rPr>
          <w:delText>48.5%</w:delText>
        </w:r>
        <w:r w:rsidRPr="004D1C36" w:rsidDel="00C20C42">
          <w:rPr>
            <w:rFonts w:ascii="TimesNewRomanPSMT_1y_6" w:hAnsi="TimesNewRomanPSMT_1y_6"/>
            <w:b w:val="0"/>
            <w:bCs w:val="0"/>
            <w:color w:val="000000"/>
            <w:sz w:val="24"/>
            <w:szCs w:val="24"/>
            <w:bdr w:val="none" w:sz="0" w:space="0" w:color="auto" w:frame="1"/>
          </w:rPr>
          <w:delText xml:space="preserve"> of </w:delText>
        </w:r>
        <w:r w:rsidRPr="004D1C36" w:rsidDel="00C20C42">
          <w:rPr>
            <w:rFonts w:ascii="TimesNewRomanPSMT_1y_6" w:hAnsi="TimesNewRomanPSMT_1y_6"/>
            <w:b w:val="0"/>
            <w:bCs w:val="0"/>
            <w:color w:val="000000"/>
            <w:sz w:val="24"/>
            <w:szCs w:val="24"/>
            <w:bdr w:val="none" w:sz="0" w:space="0" w:color="auto" w:frame="1"/>
            <w:lang w:val="en"/>
          </w:rPr>
          <w:delText>Users say that the Fampay app is easy to use.</w:delText>
        </w:r>
      </w:del>
    </w:p>
    <w:p w14:paraId="7F36293C" w14:textId="039CA94D" w:rsidR="004D1C36" w:rsidRPr="004D1C36" w:rsidDel="00C20C42" w:rsidRDefault="004D1C36" w:rsidP="002A796C">
      <w:pPr>
        <w:pStyle w:val="TimesNewRomanSize"/>
        <w:spacing w:line="360" w:lineRule="auto"/>
        <w:rPr>
          <w:del w:id="327" w:author="Nidhi Barhate" w:date="2025-10-16T20:00:00Z" w16du:dateUtc="2025-10-16T14:30:00Z"/>
          <w:rFonts w:ascii="TimesNewRomanPSMT_1y_6" w:hAnsi="TimesNewRomanPSMT_1y_6"/>
          <w:b w:val="0"/>
          <w:bCs w:val="0"/>
          <w:color w:val="000000"/>
          <w:sz w:val="24"/>
          <w:szCs w:val="24"/>
          <w:bdr w:val="none" w:sz="0" w:space="0" w:color="auto" w:frame="1"/>
        </w:rPr>
      </w:pPr>
    </w:p>
    <w:p w14:paraId="29447770" w14:textId="718D4277" w:rsidR="004D1C36" w:rsidRPr="004D1C36" w:rsidDel="00C20C42" w:rsidRDefault="004D1C36" w:rsidP="002A796C">
      <w:pPr>
        <w:pStyle w:val="TimesNewRomanSize"/>
        <w:numPr>
          <w:ilvl w:val="0"/>
          <w:numId w:val="7"/>
        </w:numPr>
        <w:spacing w:line="360" w:lineRule="auto"/>
        <w:rPr>
          <w:del w:id="328" w:author="Nidhi Barhate" w:date="2025-10-16T20:00:00Z" w16du:dateUtc="2025-10-16T14:30:00Z"/>
          <w:rFonts w:ascii="TimesNewRomanPSMT_1y_6" w:hAnsi="TimesNewRomanPSMT_1y_6"/>
          <w:b w:val="0"/>
          <w:bCs w:val="0"/>
          <w:color w:val="000000"/>
          <w:sz w:val="24"/>
          <w:szCs w:val="24"/>
          <w:bdr w:val="none" w:sz="0" w:space="0" w:color="auto" w:frame="1"/>
        </w:rPr>
      </w:pPr>
      <w:del w:id="329" w:author="Nidhi Barhate" w:date="2025-10-16T20:00:00Z" w16du:dateUtc="2025-10-16T14:30:00Z">
        <w:r w:rsidRPr="004D1C36" w:rsidDel="00C20C42">
          <w:rPr>
            <w:rFonts w:ascii="TimesNewRomanPSMT_1y_6" w:hAnsi="TimesNewRomanPSMT_1y_6"/>
            <w:b w:val="0"/>
            <w:bCs w:val="0"/>
            <w:color w:val="000000"/>
            <w:sz w:val="24"/>
            <w:szCs w:val="24"/>
            <w:u w:val="single"/>
            <w:bdr w:val="none" w:sz="0" w:space="0" w:color="auto" w:frame="1"/>
          </w:rPr>
          <w:delText>48.5%</w:delText>
        </w:r>
        <w:r w:rsidRPr="004D1C36" w:rsidDel="00C20C42">
          <w:rPr>
            <w:rFonts w:ascii="TimesNewRomanPSMT_1y_6" w:hAnsi="TimesNewRomanPSMT_1y_6"/>
            <w:b w:val="0"/>
            <w:bCs w:val="0"/>
            <w:color w:val="000000"/>
            <w:sz w:val="24"/>
            <w:szCs w:val="24"/>
            <w:bdr w:val="none" w:sz="0" w:space="0" w:color="auto" w:frame="1"/>
          </w:rPr>
          <w:delText xml:space="preserve"> of users are satisfied with their FonPay card experience.</w:delText>
        </w:r>
      </w:del>
    </w:p>
    <w:p w14:paraId="42A6C9F8" w14:textId="533BC58B" w:rsidR="004D1C36" w:rsidRPr="004D1C36" w:rsidDel="00C20C42" w:rsidRDefault="004D1C36" w:rsidP="002A796C">
      <w:pPr>
        <w:pStyle w:val="TimesNewRomanSize"/>
        <w:spacing w:line="360" w:lineRule="auto"/>
        <w:rPr>
          <w:del w:id="330" w:author="Nidhi Barhate" w:date="2025-10-16T20:00:00Z" w16du:dateUtc="2025-10-16T14:30:00Z"/>
          <w:rFonts w:ascii="TimesNewRomanPSMT_1y_6" w:hAnsi="TimesNewRomanPSMT_1y_6"/>
          <w:b w:val="0"/>
          <w:bCs w:val="0"/>
          <w:color w:val="000000"/>
          <w:sz w:val="24"/>
          <w:szCs w:val="24"/>
          <w:bdr w:val="none" w:sz="0" w:space="0" w:color="auto" w:frame="1"/>
        </w:rPr>
      </w:pPr>
    </w:p>
    <w:p w14:paraId="139F1779" w14:textId="17D10FE5" w:rsidR="004D1C36" w:rsidRPr="004D1C36" w:rsidDel="00C20C42" w:rsidRDefault="004D1C36" w:rsidP="002A796C">
      <w:pPr>
        <w:pStyle w:val="TimesNewRomanSize"/>
        <w:numPr>
          <w:ilvl w:val="0"/>
          <w:numId w:val="7"/>
        </w:numPr>
        <w:spacing w:line="360" w:lineRule="auto"/>
        <w:rPr>
          <w:del w:id="331" w:author="Nidhi Barhate" w:date="2025-10-16T20:00:00Z" w16du:dateUtc="2025-10-16T14:30:00Z"/>
          <w:rFonts w:ascii="TimesNewRomanPSMT_1y_6" w:hAnsi="TimesNewRomanPSMT_1y_6"/>
          <w:b w:val="0"/>
          <w:bCs w:val="0"/>
          <w:color w:val="000000"/>
          <w:sz w:val="24"/>
          <w:szCs w:val="24"/>
          <w:bdr w:val="none" w:sz="0" w:space="0" w:color="auto" w:frame="1"/>
        </w:rPr>
      </w:pPr>
      <w:del w:id="332" w:author="Nidhi Barhate" w:date="2025-10-16T20:00:00Z" w16du:dateUtc="2025-10-16T14:30:00Z">
        <w:r w:rsidRPr="004D1C36" w:rsidDel="00C20C42">
          <w:rPr>
            <w:rFonts w:ascii="TimesNewRomanPSMT_1y_6" w:hAnsi="TimesNewRomanPSMT_1y_6"/>
            <w:b w:val="0"/>
            <w:bCs w:val="0"/>
            <w:color w:val="000000"/>
            <w:sz w:val="24"/>
            <w:szCs w:val="24"/>
            <w:u w:val="single"/>
            <w:bdr w:val="none" w:sz="0" w:space="0" w:color="auto" w:frame="1"/>
          </w:rPr>
          <w:delText>45%</w:delText>
        </w:r>
        <w:r w:rsidRPr="004D1C36" w:rsidDel="00C20C42">
          <w:rPr>
            <w:rFonts w:ascii="TimesNewRomanPSMT_1y_6" w:hAnsi="TimesNewRomanPSMT_1y_6"/>
            <w:b w:val="0"/>
            <w:bCs w:val="0"/>
            <w:color w:val="000000"/>
            <w:sz w:val="24"/>
            <w:szCs w:val="24"/>
            <w:bdr w:val="none" w:sz="0" w:space="0" w:color="auto" w:frame="1"/>
          </w:rPr>
          <w:delText xml:space="preserve"> of users say that they use the Fampay app to make UPI transactions.</w:delText>
        </w:r>
      </w:del>
    </w:p>
    <w:p w14:paraId="59543168" w14:textId="4A5B94D0" w:rsidR="004D1C36" w:rsidRPr="004D1C36" w:rsidDel="00C20C42" w:rsidRDefault="004D1C36" w:rsidP="002A796C">
      <w:pPr>
        <w:pStyle w:val="TimesNewRomanSize"/>
        <w:spacing w:line="360" w:lineRule="auto"/>
        <w:rPr>
          <w:del w:id="333" w:author="Nidhi Barhate" w:date="2025-10-16T20:00:00Z" w16du:dateUtc="2025-10-16T14:30:00Z"/>
          <w:rFonts w:ascii="TimesNewRomanPSMT_1y_6" w:hAnsi="TimesNewRomanPSMT_1y_6"/>
          <w:b w:val="0"/>
          <w:bCs w:val="0"/>
          <w:color w:val="000000"/>
          <w:sz w:val="24"/>
          <w:szCs w:val="24"/>
          <w:bdr w:val="none" w:sz="0" w:space="0" w:color="auto" w:frame="1"/>
        </w:rPr>
      </w:pPr>
    </w:p>
    <w:p w14:paraId="0DF84251" w14:textId="076E10EC" w:rsidR="004D1C36" w:rsidRPr="004D1C36" w:rsidDel="00C20C42" w:rsidRDefault="004D1C36" w:rsidP="002A796C">
      <w:pPr>
        <w:pStyle w:val="TimesNewRomanSize"/>
        <w:numPr>
          <w:ilvl w:val="0"/>
          <w:numId w:val="7"/>
        </w:numPr>
        <w:spacing w:line="360" w:lineRule="auto"/>
        <w:rPr>
          <w:del w:id="334" w:author="Nidhi Barhate" w:date="2025-10-16T20:00:00Z" w16du:dateUtc="2025-10-16T14:30:00Z"/>
          <w:rFonts w:ascii="TimesNewRomanPSMT_1y_6" w:hAnsi="TimesNewRomanPSMT_1y_6"/>
          <w:b w:val="0"/>
          <w:bCs w:val="0"/>
          <w:color w:val="000000"/>
          <w:sz w:val="24"/>
          <w:szCs w:val="24"/>
          <w:bdr w:val="none" w:sz="0" w:space="0" w:color="auto" w:frame="1"/>
        </w:rPr>
      </w:pPr>
      <w:del w:id="335" w:author="Nidhi Barhate" w:date="2025-10-16T20:00:00Z" w16du:dateUtc="2025-10-16T14:30:00Z">
        <w:r w:rsidRPr="004D1C36" w:rsidDel="00C20C42">
          <w:rPr>
            <w:rFonts w:ascii="TimesNewRomanPSMT_1y_6" w:hAnsi="TimesNewRomanPSMT_1y_6"/>
            <w:b w:val="0"/>
            <w:bCs w:val="0"/>
            <w:color w:val="000000"/>
            <w:sz w:val="24"/>
            <w:szCs w:val="24"/>
            <w:u w:val="single"/>
            <w:bdr w:val="none" w:sz="0" w:space="0" w:color="auto" w:frame="1"/>
          </w:rPr>
          <w:delText>45.5%</w:delText>
        </w:r>
        <w:r w:rsidRPr="004D1C36" w:rsidDel="00C20C42">
          <w:rPr>
            <w:rFonts w:ascii="TimesNewRomanPSMT_1y_6" w:hAnsi="TimesNewRomanPSMT_1y_6"/>
            <w:b w:val="0"/>
            <w:bCs w:val="0"/>
            <w:color w:val="000000"/>
            <w:sz w:val="24"/>
            <w:szCs w:val="24"/>
            <w:bdr w:val="none" w:sz="0" w:space="0" w:color="auto" w:frame="1"/>
          </w:rPr>
          <w:delText xml:space="preserve"> of users are hear about Fampay app from A Friend or from Family</w:delText>
        </w:r>
      </w:del>
    </w:p>
    <w:p w14:paraId="40B9E360" w14:textId="14D9F644" w:rsidR="00627469" w:rsidRPr="007D2F48" w:rsidRDefault="004D1C36" w:rsidP="005B75F8">
      <w:pPr>
        <w:rPr>
          <w:rFonts w:ascii="Times New Roman" w:hAnsi="Times New Roman" w:cs="Times New Roman"/>
          <w:b/>
          <w:sz w:val="40"/>
          <w:szCs w:val="40"/>
          <w:u w:val="single"/>
        </w:rPr>
      </w:pPr>
      <w:r>
        <w:rPr>
          <w:rStyle w:val="t"/>
          <w:rFonts w:ascii="TimesNewRomanPSMT_1y_6" w:hAnsi="TimesNewRomanPSMT_1y_6"/>
          <w:color w:val="000000"/>
          <w:sz w:val="40"/>
          <w:szCs w:val="40"/>
          <w:bdr w:val="none" w:sz="0" w:space="0" w:color="auto" w:frame="1"/>
          <w:shd w:val="clear" w:color="auto" w:fill="FFFFFF"/>
        </w:rPr>
        <w:t xml:space="preserve"> </w:t>
      </w:r>
    </w:p>
    <w:p w14:paraId="3654A58E" w14:textId="77777777" w:rsidR="00627469" w:rsidRDefault="00627469" w:rsidP="005B75F8">
      <w:pPr>
        <w:rPr>
          <w:rFonts w:ascii="Times New Roman" w:hAnsi="Times New Roman" w:cs="Times New Roman"/>
          <w:b/>
          <w:sz w:val="40"/>
          <w:szCs w:val="40"/>
          <w:u w:val="single"/>
        </w:rPr>
      </w:pPr>
    </w:p>
    <w:p w14:paraId="685FFD98" w14:textId="77777777" w:rsidR="000A4C4A" w:rsidRDefault="000A4C4A" w:rsidP="005B75F8">
      <w:pPr>
        <w:rPr>
          <w:rFonts w:ascii="Times New Roman" w:hAnsi="Times New Roman" w:cs="Times New Roman"/>
          <w:b/>
          <w:sz w:val="40"/>
          <w:szCs w:val="40"/>
          <w:u w:val="single"/>
        </w:rPr>
      </w:pPr>
    </w:p>
    <w:p w14:paraId="45909539" w14:textId="77777777" w:rsidR="000A4C4A" w:rsidRDefault="000A4C4A" w:rsidP="005B75F8">
      <w:pPr>
        <w:rPr>
          <w:rFonts w:ascii="Times New Roman" w:hAnsi="Times New Roman" w:cs="Times New Roman"/>
          <w:b/>
          <w:sz w:val="40"/>
          <w:szCs w:val="40"/>
          <w:u w:val="single"/>
        </w:rPr>
      </w:pPr>
    </w:p>
    <w:p w14:paraId="56B97FDA" w14:textId="77777777" w:rsidR="000A4C4A" w:rsidRDefault="000A4C4A" w:rsidP="005B75F8">
      <w:pPr>
        <w:rPr>
          <w:ins w:id="336" w:author="Nidhi Barhate" w:date="2025-10-16T20:00:00Z" w16du:dateUtc="2025-10-16T14:30:00Z"/>
          <w:rFonts w:ascii="Times New Roman" w:hAnsi="Times New Roman" w:cs="Times New Roman"/>
          <w:b/>
          <w:sz w:val="40"/>
          <w:szCs w:val="40"/>
          <w:u w:val="single"/>
        </w:rPr>
      </w:pPr>
    </w:p>
    <w:p w14:paraId="68D436E3" w14:textId="77777777" w:rsidR="00C20C42" w:rsidRDefault="00C20C42" w:rsidP="005B75F8">
      <w:pPr>
        <w:rPr>
          <w:ins w:id="337" w:author="Nidhi Barhate" w:date="2025-10-16T20:00:00Z" w16du:dateUtc="2025-10-16T14:30:00Z"/>
          <w:rFonts w:ascii="Times New Roman" w:hAnsi="Times New Roman" w:cs="Times New Roman"/>
          <w:b/>
          <w:sz w:val="40"/>
          <w:szCs w:val="40"/>
          <w:u w:val="single"/>
        </w:rPr>
      </w:pPr>
    </w:p>
    <w:p w14:paraId="73DB6521" w14:textId="77777777" w:rsidR="00C20C42" w:rsidRDefault="00C20C42" w:rsidP="005B75F8">
      <w:pPr>
        <w:rPr>
          <w:ins w:id="338" w:author="Nidhi Barhate" w:date="2025-10-16T20:00:00Z" w16du:dateUtc="2025-10-16T14:30:00Z"/>
          <w:rFonts w:ascii="Times New Roman" w:hAnsi="Times New Roman" w:cs="Times New Roman"/>
          <w:b/>
          <w:sz w:val="40"/>
          <w:szCs w:val="40"/>
          <w:u w:val="single"/>
        </w:rPr>
      </w:pPr>
    </w:p>
    <w:p w14:paraId="1C93FC74" w14:textId="77777777" w:rsidR="00C20C42" w:rsidRDefault="00C20C42" w:rsidP="005B75F8">
      <w:pPr>
        <w:rPr>
          <w:ins w:id="339" w:author="Nidhi Barhate" w:date="2025-10-16T20:00:00Z" w16du:dateUtc="2025-10-16T14:30:00Z"/>
          <w:rFonts w:ascii="Times New Roman" w:hAnsi="Times New Roman" w:cs="Times New Roman"/>
          <w:b/>
          <w:sz w:val="40"/>
          <w:szCs w:val="40"/>
          <w:u w:val="single"/>
        </w:rPr>
      </w:pPr>
    </w:p>
    <w:p w14:paraId="55FDB65F" w14:textId="77777777" w:rsidR="00C20C42" w:rsidRDefault="00C20C42" w:rsidP="005B75F8">
      <w:pPr>
        <w:rPr>
          <w:rFonts w:ascii="Times New Roman" w:hAnsi="Times New Roman" w:cs="Times New Roman"/>
          <w:b/>
          <w:sz w:val="40"/>
          <w:szCs w:val="40"/>
          <w:u w:val="single"/>
        </w:rPr>
      </w:pPr>
    </w:p>
    <w:p w14:paraId="256AA75D" w14:textId="77777777" w:rsidR="00742897" w:rsidRDefault="00742897" w:rsidP="005B75F8">
      <w:pPr>
        <w:rPr>
          <w:rFonts w:ascii="Times New Roman" w:hAnsi="Times New Roman" w:cs="Times New Roman"/>
          <w:b/>
          <w:sz w:val="40"/>
          <w:szCs w:val="40"/>
          <w:u w:val="single"/>
        </w:rPr>
      </w:pPr>
    </w:p>
    <w:p w14:paraId="39600419" w14:textId="4D9318EE" w:rsidR="00C20C42" w:rsidRDefault="008E0958" w:rsidP="008E0958">
      <w:pPr>
        <w:pStyle w:val="TimesNewRomanSize"/>
        <w:ind w:firstLine="0"/>
        <w:rPr>
          <w:ins w:id="340" w:author="Nidhi Barhate" w:date="2025-10-18T16:51:00Z" w16du:dateUtc="2025-10-18T11:21:00Z"/>
          <w:sz w:val="28"/>
          <w:szCs w:val="28"/>
          <w:u w:val="single"/>
        </w:rPr>
      </w:pPr>
      <w:ins w:id="341" w:author="Nidhi Barhate" w:date="2025-10-18T16:47:00Z" w16du:dateUtc="2025-10-18T11:17:00Z">
        <w:r>
          <w:rPr>
            <w:sz w:val="28"/>
            <w:szCs w:val="28"/>
            <w:u w:val="single"/>
          </w:rPr>
          <w:t>9)</w:t>
        </w:r>
      </w:ins>
      <w:ins w:id="342" w:author="Nidhi Barhate" w:date="2025-10-16T20:00:00Z" w16du:dateUtc="2025-10-16T14:30:00Z">
        <w:r w:rsidR="00C20C42" w:rsidRPr="003A0327">
          <w:rPr>
            <w:sz w:val="28"/>
            <w:szCs w:val="28"/>
            <w:u w:val="single"/>
            <w:rPrChange w:id="343" w:author="Nidhi Barhate" w:date="2025-10-18T16:42:00Z" w16du:dateUtc="2025-10-18T11:12:00Z">
              <w:rPr/>
            </w:rPrChange>
          </w:rPr>
          <w:t>Conclusion:</w:t>
        </w:r>
      </w:ins>
    </w:p>
    <w:p w14:paraId="02D31252" w14:textId="77777777" w:rsidR="008E0958" w:rsidRDefault="008E0958" w:rsidP="008E0958">
      <w:pPr>
        <w:pStyle w:val="TimesNewRomanSize"/>
        <w:spacing w:line="360" w:lineRule="auto"/>
        <w:ind w:firstLine="0"/>
        <w:rPr>
          <w:ins w:id="344" w:author="Nidhi Barhate" w:date="2025-10-18T16:51:00Z" w16du:dateUtc="2025-10-18T11:21:00Z"/>
          <w:sz w:val="28"/>
          <w:szCs w:val="28"/>
          <w:u w:val="single"/>
        </w:rPr>
      </w:pPr>
    </w:p>
    <w:p w14:paraId="7D01FBB6" w14:textId="77777777" w:rsidR="008E0958" w:rsidRDefault="008E0958" w:rsidP="008E0958">
      <w:pPr>
        <w:pStyle w:val="TimesNewRomanSize"/>
        <w:spacing w:line="360" w:lineRule="auto"/>
        <w:ind w:firstLine="0"/>
        <w:rPr>
          <w:ins w:id="345" w:author="Nidhi Barhate" w:date="2025-10-18T16:52:00Z" w16du:dateUtc="2025-10-18T11:22:00Z"/>
          <w:b w:val="0"/>
          <w:bCs w:val="0"/>
          <w:sz w:val="24"/>
          <w:szCs w:val="24"/>
        </w:rPr>
      </w:pPr>
      <w:ins w:id="346" w:author="Nidhi Barhate" w:date="2025-10-18T16:52:00Z" w16du:dateUtc="2025-10-18T11:22:00Z">
        <w:r>
          <w:rPr>
            <w:b w:val="0"/>
            <w:bCs w:val="0"/>
            <w:sz w:val="24"/>
            <w:szCs w:val="24"/>
          </w:rPr>
          <w:t xml:space="preserve"> </w:t>
        </w:r>
      </w:ins>
    </w:p>
    <w:p w14:paraId="767293A0" w14:textId="0442429C" w:rsidR="008E0958" w:rsidRDefault="008E0958" w:rsidP="008E0958">
      <w:pPr>
        <w:pStyle w:val="TimesNewRomanSize"/>
        <w:spacing w:line="360" w:lineRule="auto"/>
        <w:ind w:firstLine="0"/>
        <w:rPr>
          <w:ins w:id="347" w:author="Nidhi Barhate" w:date="2025-10-18T16:51:00Z" w16du:dateUtc="2025-10-18T11:21:00Z"/>
          <w:b w:val="0"/>
          <w:bCs w:val="0"/>
          <w:sz w:val="24"/>
          <w:szCs w:val="24"/>
        </w:rPr>
      </w:pPr>
      <w:ins w:id="348" w:author="Nidhi Barhate" w:date="2025-10-18T16:51:00Z" w16du:dateUtc="2025-10-18T11:21:00Z">
        <w:r w:rsidRPr="003B3F02">
          <w:rPr>
            <w:b w:val="0"/>
            <w:bCs w:val="0"/>
            <w:sz w:val="24"/>
            <w:szCs w:val="24"/>
          </w:rPr>
          <w:t>From</w:t>
        </w:r>
        <w:r>
          <w:rPr>
            <w:b w:val="0"/>
            <w:bCs w:val="0"/>
            <w:sz w:val="24"/>
            <w:szCs w:val="24"/>
          </w:rPr>
          <w:t xml:space="preserve"> the study and analysis of </w:t>
        </w:r>
        <w:proofErr w:type="spellStart"/>
        <w:r>
          <w:rPr>
            <w:b w:val="0"/>
            <w:bCs w:val="0"/>
            <w:sz w:val="24"/>
            <w:szCs w:val="24"/>
          </w:rPr>
          <w:t>Fampay</w:t>
        </w:r>
        <w:proofErr w:type="spellEnd"/>
        <w:r>
          <w:rPr>
            <w:b w:val="0"/>
            <w:bCs w:val="0"/>
            <w:sz w:val="24"/>
            <w:szCs w:val="24"/>
          </w:rPr>
          <w:t xml:space="preserve"> it is found that the app has become one of the most trusted and widely used digital payment platform in India. Most user prefer </w:t>
        </w:r>
        <w:proofErr w:type="spellStart"/>
        <w:r>
          <w:rPr>
            <w:b w:val="0"/>
            <w:bCs w:val="0"/>
            <w:sz w:val="24"/>
            <w:szCs w:val="24"/>
          </w:rPr>
          <w:t>Fampay</w:t>
        </w:r>
        <w:proofErr w:type="spellEnd"/>
        <w:r>
          <w:rPr>
            <w:b w:val="0"/>
            <w:bCs w:val="0"/>
            <w:sz w:val="24"/>
            <w:szCs w:val="24"/>
          </w:rPr>
          <w:t xml:space="preserve"> app because of its easy interface, secure UPI transactions, and quick processing </w:t>
        </w:r>
        <w:proofErr w:type="spellStart"/>
        <w:proofErr w:type="gramStart"/>
        <w:r>
          <w:rPr>
            <w:b w:val="0"/>
            <w:bCs w:val="0"/>
            <w:sz w:val="24"/>
            <w:szCs w:val="24"/>
          </w:rPr>
          <w:t>time.The</w:t>
        </w:r>
        <w:proofErr w:type="spellEnd"/>
        <w:proofErr w:type="gramEnd"/>
        <w:r>
          <w:rPr>
            <w:b w:val="0"/>
            <w:bCs w:val="0"/>
            <w:sz w:val="24"/>
            <w:szCs w:val="24"/>
          </w:rPr>
          <w:t xml:space="preserve"> survey and research data indicates the </w:t>
        </w:r>
        <w:proofErr w:type="spellStart"/>
        <w:r>
          <w:rPr>
            <w:b w:val="0"/>
            <w:bCs w:val="0"/>
            <w:sz w:val="24"/>
            <w:szCs w:val="24"/>
          </w:rPr>
          <w:t>Fampay</w:t>
        </w:r>
        <w:proofErr w:type="spellEnd"/>
        <w:r>
          <w:rPr>
            <w:b w:val="0"/>
            <w:bCs w:val="0"/>
            <w:sz w:val="24"/>
            <w:szCs w:val="24"/>
          </w:rPr>
          <w:t xml:space="preserve"> app has helped users shift from cash-based to cashless </w:t>
        </w:r>
        <w:proofErr w:type="spellStart"/>
        <w:proofErr w:type="gramStart"/>
        <w:r>
          <w:rPr>
            <w:b w:val="0"/>
            <w:bCs w:val="0"/>
            <w:sz w:val="24"/>
            <w:szCs w:val="24"/>
          </w:rPr>
          <w:t>transactions.It</w:t>
        </w:r>
        <w:proofErr w:type="spellEnd"/>
        <w:proofErr w:type="gramEnd"/>
        <w:r>
          <w:rPr>
            <w:b w:val="0"/>
            <w:bCs w:val="0"/>
            <w:sz w:val="24"/>
            <w:szCs w:val="24"/>
          </w:rPr>
          <w:t xml:space="preserve"> has also increased </w:t>
        </w:r>
        <w:proofErr w:type="spellStart"/>
        <w:r>
          <w:rPr>
            <w:b w:val="0"/>
            <w:bCs w:val="0"/>
            <w:sz w:val="24"/>
            <w:szCs w:val="24"/>
          </w:rPr>
          <w:t>awarness</w:t>
        </w:r>
        <w:proofErr w:type="spellEnd"/>
        <w:r>
          <w:rPr>
            <w:b w:val="0"/>
            <w:bCs w:val="0"/>
            <w:sz w:val="24"/>
            <w:szCs w:val="24"/>
          </w:rPr>
          <w:t xml:space="preserve"> about digital finance among people of all age groups.</w:t>
        </w:r>
      </w:ins>
    </w:p>
    <w:p w14:paraId="2496580A" w14:textId="77777777" w:rsidR="008E0958" w:rsidRDefault="008E0958" w:rsidP="008E0958">
      <w:pPr>
        <w:pStyle w:val="TimesNewRomanSize"/>
        <w:spacing w:line="360" w:lineRule="auto"/>
        <w:ind w:firstLine="0"/>
        <w:rPr>
          <w:ins w:id="349" w:author="Nidhi Barhate" w:date="2025-10-18T16:51:00Z" w16du:dateUtc="2025-10-18T11:21:00Z"/>
          <w:b w:val="0"/>
          <w:bCs w:val="0"/>
          <w:sz w:val="24"/>
          <w:szCs w:val="24"/>
        </w:rPr>
      </w:pPr>
    </w:p>
    <w:p w14:paraId="36BC4C3A" w14:textId="77777777" w:rsidR="008E0958" w:rsidRDefault="008E0958" w:rsidP="008E0958">
      <w:pPr>
        <w:pStyle w:val="TimesNewRomanSize"/>
        <w:spacing w:line="360" w:lineRule="auto"/>
        <w:ind w:firstLine="0"/>
        <w:rPr>
          <w:ins w:id="350" w:author="Nidhi Barhate" w:date="2025-10-18T16:51:00Z" w16du:dateUtc="2025-10-18T11:21:00Z"/>
          <w:b w:val="0"/>
          <w:bCs w:val="0"/>
          <w:sz w:val="24"/>
          <w:szCs w:val="24"/>
        </w:rPr>
      </w:pPr>
      <w:ins w:id="351" w:author="Nidhi Barhate" w:date="2025-10-18T16:51:00Z" w16du:dateUtc="2025-10-18T11:21:00Z">
        <w:r>
          <w:rPr>
            <w:b w:val="0"/>
            <w:bCs w:val="0"/>
            <w:sz w:val="24"/>
            <w:szCs w:val="24"/>
          </w:rPr>
          <w:t xml:space="preserve">The app’s services such as mobile </w:t>
        </w:r>
        <w:proofErr w:type="spellStart"/>
        <w:proofErr w:type="gramStart"/>
        <w:r>
          <w:rPr>
            <w:b w:val="0"/>
            <w:bCs w:val="0"/>
            <w:sz w:val="24"/>
            <w:szCs w:val="24"/>
          </w:rPr>
          <w:t>recharge,bill</w:t>
        </w:r>
        <w:proofErr w:type="spellEnd"/>
        <w:proofErr w:type="gramEnd"/>
        <w:r>
          <w:rPr>
            <w:b w:val="0"/>
            <w:bCs w:val="0"/>
            <w:sz w:val="24"/>
            <w:szCs w:val="24"/>
          </w:rPr>
          <w:t xml:space="preserve"> </w:t>
        </w:r>
        <w:proofErr w:type="spellStart"/>
        <w:proofErr w:type="gramStart"/>
        <w:r>
          <w:rPr>
            <w:b w:val="0"/>
            <w:bCs w:val="0"/>
            <w:sz w:val="24"/>
            <w:szCs w:val="24"/>
          </w:rPr>
          <w:t>payments,money</w:t>
        </w:r>
        <w:proofErr w:type="spellEnd"/>
        <w:proofErr w:type="gramEnd"/>
        <w:r>
          <w:rPr>
            <w:b w:val="0"/>
            <w:bCs w:val="0"/>
            <w:sz w:val="24"/>
            <w:szCs w:val="24"/>
          </w:rPr>
          <w:t xml:space="preserve"> </w:t>
        </w:r>
        <w:proofErr w:type="spellStart"/>
        <w:proofErr w:type="gramStart"/>
        <w:r>
          <w:rPr>
            <w:b w:val="0"/>
            <w:bCs w:val="0"/>
            <w:sz w:val="24"/>
            <w:szCs w:val="24"/>
          </w:rPr>
          <w:t>transfer,insurance</w:t>
        </w:r>
        <w:proofErr w:type="gramEnd"/>
        <w:r>
          <w:rPr>
            <w:b w:val="0"/>
            <w:bCs w:val="0"/>
            <w:sz w:val="24"/>
            <w:szCs w:val="24"/>
          </w:rPr>
          <w:t>,and</w:t>
        </w:r>
        <w:proofErr w:type="spellEnd"/>
        <w:r>
          <w:rPr>
            <w:b w:val="0"/>
            <w:bCs w:val="0"/>
            <w:sz w:val="24"/>
            <w:szCs w:val="24"/>
          </w:rPr>
          <w:t xml:space="preserve"> investment have made it an all-in-one financial </w:t>
        </w:r>
        <w:proofErr w:type="spellStart"/>
        <w:r>
          <w:rPr>
            <w:b w:val="0"/>
            <w:bCs w:val="0"/>
            <w:sz w:val="24"/>
            <w:szCs w:val="24"/>
          </w:rPr>
          <w:t>Platform.The</w:t>
        </w:r>
        <w:proofErr w:type="spellEnd"/>
        <w:r>
          <w:rPr>
            <w:b w:val="0"/>
            <w:bCs w:val="0"/>
            <w:sz w:val="24"/>
            <w:szCs w:val="24"/>
          </w:rPr>
          <w:t xml:space="preserve"> user satisfaction level is high due to </w:t>
        </w:r>
        <w:proofErr w:type="spellStart"/>
        <w:r>
          <w:rPr>
            <w:b w:val="0"/>
            <w:bCs w:val="0"/>
            <w:sz w:val="24"/>
            <w:szCs w:val="24"/>
          </w:rPr>
          <w:t>it’s</w:t>
        </w:r>
        <w:proofErr w:type="spellEnd"/>
        <w:r>
          <w:rPr>
            <w:b w:val="0"/>
            <w:bCs w:val="0"/>
            <w:sz w:val="24"/>
            <w:szCs w:val="24"/>
          </w:rPr>
          <w:t xml:space="preserve"> 24x7 </w:t>
        </w:r>
        <w:proofErr w:type="gramStart"/>
        <w:r>
          <w:rPr>
            <w:b w:val="0"/>
            <w:bCs w:val="0"/>
            <w:sz w:val="24"/>
            <w:szCs w:val="24"/>
          </w:rPr>
          <w:t>availability ,reward</w:t>
        </w:r>
        <w:proofErr w:type="gramEnd"/>
        <w:r>
          <w:rPr>
            <w:b w:val="0"/>
            <w:bCs w:val="0"/>
            <w:sz w:val="24"/>
            <w:szCs w:val="24"/>
          </w:rPr>
          <w:t xml:space="preserve"> offers, and </w:t>
        </w:r>
        <w:proofErr w:type="spellStart"/>
        <w:r>
          <w:rPr>
            <w:b w:val="0"/>
            <w:bCs w:val="0"/>
            <w:sz w:val="24"/>
            <w:szCs w:val="24"/>
          </w:rPr>
          <w:t>transworthy</w:t>
        </w:r>
        <w:proofErr w:type="spellEnd"/>
        <w:r>
          <w:rPr>
            <w:b w:val="0"/>
            <w:bCs w:val="0"/>
            <w:sz w:val="24"/>
            <w:szCs w:val="24"/>
          </w:rPr>
          <w:t xml:space="preserve"> services.</w:t>
        </w:r>
      </w:ins>
    </w:p>
    <w:p w14:paraId="70C529AE" w14:textId="77777777" w:rsidR="008E0958" w:rsidRDefault="008E0958" w:rsidP="008E0958">
      <w:pPr>
        <w:pStyle w:val="TimesNewRomanSize"/>
        <w:ind w:firstLine="0"/>
        <w:rPr>
          <w:ins w:id="352" w:author="Nidhi Barhate" w:date="2025-10-18T16:51:00Z" w16du:dateUtc="2025-10-18T11:21:00Z"/>
          <w:b w:val="0"/>
          <w:bCs w:val="0"/>
          <w:sz w:val="24"/>
          <w:szCs w:val="24"/>
        </w:rPr>
      </w:pPr>
    </w:p>
    <w:p w14:paraId="56DCE588" w14:textId="77777777" w:rsidR="008E0958" w:rsidRDefault="008E0958" w:rsidP="008E0958">
      <w:pPr>
        <w:pStyle w:val="TimesNewRomanSize"/>
        <w:spacing w:line="360" w:lineRule="auto"/>
        <w:ind w:firstLine="0"/>
        <w:rPr>
          <w:ins w:id="353" w:author="Nidhi Barhate" w:date="2025-10-18T16:51:00Z" w16du:dateUtc="2025-10-18T11:21:00Z"/>
          <w:b w:val="0"/>
          <w:bCs w:val="0"/>
          <w:sz w:val="24"/>
          <w:szCs w:val="24"/>
        </w:rPr>
      </w:pPr>
      <w:ins w:id="354" w:author="Nidhi Barhate" w:date="2025-10-18T16:51:00Z" w16du:dateUtc="2025-10-18T11:21:00Z">
        <w:r>
          <w:rPr>
            <w:b w:val="0"/>
            <w:bCs w:val="0"/>
            <w:sz w:val="24"/>
            <w:szCs w:val="24"/>
          </w:rPr>
          <w:t xml:space="preserve">The findings show the </w:t>
        </w:r>
        <w:proofErr w:type="spellStart"/>
        <w:r>
          <w:rPr>
            <w:b w:val="0"/>
            <w:bCs w:val="0"/>
            <w:sz w:val="24"/>
            <w:szCs w:val="24"/>
          </w:rPr>
          <w:t>Fampay</w:t>
        </w:r>
        <w:proofErr w:type="spellEnd"/>
        <w:r>
          <w:rPr>
            <w:b w:val="0"/>
            <w:bCs w:val="0"/>
            <w:sz w:val="24"/>
            <w:szCs w:val="24"/>
          </w:rPr>
          <w:t xml:space="preserve"> has played a major role in supporting the Digital India </w:t>
        </w:r>
        <w:proofErr w:type="spellStart"/>
        <w:r>
          <w:rPr>
            <w:b w:val="0"/>
            <w:bCs w:val="0"/>
            <w:sz w:val="24"/>
            <w:szCs w:val="24"/>
          </w:rPr>
          <w:t>initative</w:t>
        </w:r>
        <w:proofErr w:type="spellEnd"/>
        <w:r>
          <w:rPr>
            <w:b w:val="0"/>
            <w:bCs w:val="0"/>
            <w:sz w:val="24"/>
            <w:szCs w:val="24"/>
          </w:rPr>
          <w:t xml:space="preserve"> and promoting financial </w:t>
        </w:r>
        <w:proofErr w:type="spellStart"/>
        <w:proofErr w:type="gramStart"/>
        <w:r>
          <w:rPr>
            <w:b w:val="0"/>
            <w:bCs w:val="0"/>
            <w:sz w:val="24"/>
            <w:szCs w:val="24"/>
          </w:rPr>
          <w:t>inclusion.It</w:t>
        </w:r>
        <w:proofErr w:type="spellEnd"/>
        <w:proofErr w:type="gramEnd"/>
        <w:r>
          <w:rPr>
            <w:b w:val="0"/>
            <w:bCs w:val="0"/>
            <w:sz w:val="24"/>
            <w:szCs w:val="24"/>
          </w:rPr>
          <w:t xml:space="preserve"> has reduced dependency on physical cash and improved </w:t>
        </w:r>
        <w:proofErr w:type="spellStart"/>
        <w:r>
          <w:rPr>
            <w:b w:val="0"/>
            <w:bCs w:val="0"/>
            <w:sz w:val="24"/>
            <w:szCs w:val="24"/>
          </w:rPr>
          <w:t>transperancy</w:t>
        </w:r>
        <w:proofErr w:type="spellEnd"/>
        <w:r>
          <w:rPr>
            <w:b w:val="0"/>
            <w:bCs w:val="0"/>
            <w:sz w:val="24"/>
            <w:szCs w:val="24"/>
          </w:rPr>
          <w:t xml:space="preserve"> in payments.</w:t>
        </w:r>
      </w:ins>
    </w:p>
    <w:p w14:paraId="120D2544" w14:textId="77777777" w:rsidR="008E0958" w:rsidRPr="008E0958" w:rsidRDefault="008E0958">
      <w:pPr>
        <w:pStyle w:val="TimesNewRomanSize"/>
        <w:ind w:firstLine="0"/>
        <w:rPr>
          <w:ins w:id="355" w:author="Nidhi Barhate" w:date="2025-10-16T20:00:00Z" w16du:dateUtc="2025-10-16T14:30:00Z"/>
          <w:b w:val="0"/>
          <w:sz w:val="28"/>
          <w:szCs w:val="28"/>
          <w:u w:val="single"/>
          <w:rPrChange w:id="356" w:author="Nidhi Barhate" w:date="2025-10-18T16:51:00Z" w16du:dateUtc="2025-10-18T11:21:00Z">
            <w:rPr>
              <w:ins w:id="357" w:author="Nidhi Barhate" w:date="2025-10-16T20:00:00Z" w16du:dateUtc="2025-10-16T14:30:00Z"/>
              <w:b/>
            </w:rPr>
          </w:rPrChange>
        </w:rPr>
        <w:pPrChange w:id="358" w:author="Nidhi Barhate" w:date="2025-10-18T16:47:00Z" w16du:dateUtc="2025-10-18T11:17:00Z">
          <w:pPr/>
        </w:pPrChange>
      </w:pPr>
    </w:p>
    <w:p w14:paraId="338A158A" w14:textId="77777777" w:rsidR="00C20C42" w:rsidRPr="00C20C42" w:rsidRDefault="00C20C42" w:rsidP="00C20C42">
      <w:pPr>
        <w:rPr>
          <w:ins w:id="359" w:author="Nidhi Barhate" w:date="2025-10-16T20:00:00Z" w16du:dateUtc="2025-10-16T14:30:00Z"/>
          <w:b/>
          <w:sz w:val="28"/>
          <w:szCs w:val="28"/>
          <w:u w:val="single"/>
        </w:rPr>
      </w:pPr>
    </w:p>
    <w:p w14:paraId="07A3541C" w14:textId="5C1064D7" w:rsidR="00627469" w:rsidRPr="00C20C42" w:rsidDel="00C20C42" w:rsidRDefault="00627469">
      <w:pPr>
        <w:pStyle w:val="TimesNewRomanSize"/>
        <w:rPr>
          <w:del w:id="360" w:author="Nidhi Barhate" w:date="2025-10-16T20:00:00Z" w16du:dateUtc="2025-10-16T14:30:00Z"/>
          <w:b w:val="0"/>
          <w:bCs w:val="0"/>
          <w:sz w:val="24"/>
          <w:szCs w:val="24"/>
          <w:rPrChange w:id="361" w:author="Nidhi Barhate" w:date="2025-10-16T20:01:00Z" w16du:dateUtc="2025-10-16T14:31:00Z">
            <w:rPr>
              <w:del w:id="362" w:author="Nidhi Barhate" w:date="2025-10-16T20:00:00Z" w16du:dateUtc="2025-10-16T14:30:00Z"/>
              <w:sz w:val="28"/>
              <w:szCs w:val="28"/>
              <w:u w:val="single"/>
            </w:rPr>
          </w:rPrChange>
        </w:rPr>
        <w:pPrChange w:id="363" w:author="Nidhi Barhate" w:date="2025-10-16T20:01:00Z" w16du:dateUtc="2025-10-16T14:31:00Z">
          <w:pPr>
            <w:pStyle w:val="TimesNewRomanSize"/>
            <w:ind w:firstLine="0"/>
          </w:pPr>
        </w:pPrChange>
      </w:pPr>
      <w:del w:id="364" w:author="Nidhi Barhate" w:date="2025-10-16T20:00:00Z" w16du:dateUtc="2025-10-16T14:30:00Z">
        <w:r w:rsidRPr="00C20C42" w:rsidDel="00C20C42">
          <w:rPr>
            <w:sz w:val="24"/>
            <w:szCs w:val="24"/>
            <w:rPrChange w:id="365" w:author="Nidhi Barhate" w:date="2025-10-16T20:01:00Z" w16du:dateUtc="2025-10-16T14:31:00Z">
              <w:rPr>
                <w:sz w:val="28"/>
                <w:szCs w:val="28"/>
                <w:u w:val="single"/>
              </w:rPr>
            </w:rPrChange>
          </w:rPr>
          <w:delText>Suggestion:</w:delText>
        </w:r>
      </w:del>
    </w:p>
    <w:p w14:paraId="6BB77C6C" w14:textId="7BB91A13" w:rsidR="002A796C" w:rsidRPr="008E0958" w:rsidDel="00C20C42" w:rsidRDefault="002A796C">
      <w:pPr>
        <w:pStyle w:val="TimesNewRomanSize"/>
        <w:rPr>
          <w:del w:id="366" w:author="Nidhi Barhate" w:date="2025-10-16T20:00:00Z" w16du:dateUtc="2025-10-16T14:30:00Z"/>
          <w:b w:val="0"/>
          <w:bCs w:val="0"/>
          <w:sz w:val="24"/>
          <w:szCs w:val="24"/>
        </w:rPr>
        <w:pPrChange w:id="367" w:author="Nidhi Barhate" w:date="2025-10-16T20:01:00Z" w16du:dateUtc="2025-10-16T14:31:00Z">
          <w:pPr>
            <w:pStyle w:val="TimesNewRomanSize"/>
            <w:spacing w:line="360" w:lineRule="auto"/>
          </w:pPr>
        </w:pPrChange>
      </w:pPr>
      <w:del w:id="368" w:author="Nidhi Barhate" w:date="2025-10-16T20:00:00Z" w16du:dateUtc="2025-10-16T14:30:00Z">
        <w:r w:rsidRPr="00C20C42" w:rsidDel="00C20C42">
          <w:rPr>
            <w:sz w:val="24"/>
            <w:szCs w:val="24"/>
          </w:rPr>
          <w:delText>According to all the responses there are some major suggestion are as follows:</w:delText>
        </w:r>
      </w:del>
    </w:p>
    <w:p w14:paraId="792D2C99" w14:textId="7CE378BA" w:rsidR="002A796C" w:rsidRPr="008E0958" w:rsidDel="00C20C42" w:rsidRDefault="002A796C">
      <w:pPr>
        <w:pStyle w:val="TimesNewRomanSize"/>
        <w:rPr>
          <w:del w:id="369" w:author="Nidhi Barhate" w:date="2025-10-16T20:00:00Z" w16du:dateUtc="2025-10-16T14:30:00Z"/>
          <w:b w:val="0"/>
          <w:bCs w:val="0"/>
          <w:sz w:val="24"/>
          <w:szCs w:val="24"/>
        </w:rPr>
        <w:pPrChange w:id="370" w:author="Nidhi Barhate" w:date="2025-10-16T20:01:00Z" w16du:dateUtc="2025-10-16T14:31:00Z">
          <w:pPr>
            <w:pStyle w:val="TimesNewRomanSize"/>
            <w:numPr>
              <w:numId w:val="9"/>
            </w:numPr>
            <w:spacing w:line="360" w:lineRule="auto"/>
            <w:ind w:left="720" w:hanging="360"/>
          </w:pPr>
        </w:pPrChange>
      </w:pPr>
      <w:del w:id="371" w:author="Nidhi Barhate" w:date="2025-10-16T20:00:00Z" w16du:dateUtc="2025-10-16T14:30:00Z">
        <w:r w:rsidRPr="00C20C42" w:rsidDel="00C20C42">
          <w:rPr>
            <w:sz w:val="24"/>
            <w:szCs w:val="24"/>
          </w:rPr>
          <w:delText>Improve payment speed and reduce transaction delays.</w:delText>
        </w:r>
      </w:del>
    </w:p>
    <w:p w14:paraId="5514E30A" w14:textId="0F93E129" w:rsidR="002A796C" w:rsidRPr="008E0958" w:rsidDel="00C20C42" w:rsidRDefault="002A796C">
      <w:pPr>
        <w:pStyle w:val="TimesNewRomanSize"/>
        <w:rPr>
          <w:del w:id="372" w:author="Nidhi Barhate" w:date="2025-10-16T20:00:00Z" w16du:dateUtc="2025-10-16T14:30:00Z"/>
          <w:b w:val="0"/>
          <w:bCs w:val="0"/>
          <w:sz w:val="24"/>
          <w:szCs w:val="24"/>
        </w:rPr>
        <w:pPrChange w:id="373" w:author="Nidhi Barhate" w:date="2025-10-16T20:01:00Z" w16du:dateUtc="2025-10-16T14:31:00Z">
          <w:pPr>
            <w:pStyle w:val="TimesNewRomanSize"/>
            <w:numPr>
              <w:numId w:val="9"/>
            </w:numPr>
            <w:spacing w:line="360" w:lineRule="auto"/>
            <w:ind w:left="720" w:hanging="360"/>
          </w:pPr>
        </w:pPrChange>
      </w:pPr>
      <w:del w:id="374" w:author="Nidhi Barhate" w:date="2025-10-16T20:00:00Z" w16du:dateUtc="2025-10-16T14:30:00Z">
        <w:r w:rsidRPr="00C20C42" w:rsidDel="00C20C42">
          <w:rPr>
            <w:sz w:val="24"/>
            <w:szCs w:val="24"/>
          </w:rPr>
          <w:delText>Enhance customer support by providing faster, more responsive help, including phone support rather than only chatbots or scripted replies.</w:delText>
        </w:r>
      </w:del>
    </w:p>
    <w:p w14:paraId="1D56E168" w14:textId="0627B913" w:rsidR="002A796C" w:rsidRPr="008E0958" w:rsidDel="00C20C42" w:rsidRDefault="002A796C">
      <w:pPr>
        <w:pStyle w:val="TimesNewRomanSize"/>
        <w:rPr>
          <w:del w:id="375" w:author="Nidhi Barhate" w:date="2025-10-16T20:00:00Z" w16du:dateUtc="2025-10-16T14:30:00Z"/>
          <w:b w:val="0"/>
          <w:bCs w:val="0"/>
          <w:sz w:val="24"/>
          <w:szCs w:val="24"/>
        </w:rPr>
        <w:pPrChange w:id="376" w:author="Nidhi Barhate" w:date="2025-10-16T20:01:00Z" w16du:dateUtc="2025-10-16T14:31:00Z">
          <w:pPr>
            <w:pStyle w:val="TimesNewRomanSize"/>
            <w:numPr>
              <w:numId w:val="9"/>
            </w:numPr>
            <w:spacing w:line="360" w:lineRule="auto"/>
            <w:ind w:left="720" w:hanging="360"/>
          </w:pPr>
        </w:pPrChange>
      </w:pPr>
      <w:del w:id="377" w:author="Nidhi Barhate" w:date="2025-10-16T20:00:00Z" w16du:dateUtc="2025-10-16T14:30:00Z">
        <w:r w:rsidRPr="00C20C42" w:rsidDel="00C20C42">
          <w:rPr>
            <w:sz w:val="24"/>
            <w:szCs w:val="24"/>
          </w:rPr>
          <w:delText>Increase transaction limits or provide clearer information on limits.</w:delText>
        </w:r>
      </w:del>
    </w:p>
    <w:p w14:paraId="29122667" w14:textId="53B8565B" w:rsidR="002A796C" w:rsidRPr="008E0958" w:rsidDel="00C20C42" w:rsidRDefault="002A796C">
      <w:pPr>
        <w:pStyle w:val="TimesNewRomanSize"/>
        <w:rPr>
          <w:del w:id="378" w:author="Nidhi Barhate" w:date="2025-10-16T20:00:00Z" w16du:dateUtc="2025-10-16T14:30:00Z"/>
          <w:b w:val="0"/>
          <w:bCs w:val="0"/>
          <w:sz w:val="24"/>
          <w:szCs w:val="24"/>
        </w:rPr>
        <w:pPrChange w:id="379" w:author="Nidhi Barhate" w:date="2025-10-16T20:01:00Z" w16du:dateUtc="2025-10-16T14:31:00Z">
          <w:pPr>
            <w:pStyle w:val="TimesNewRomanSize"/>
            <w:numPr>
              <w:numId w:val="9"/>
            </w:numPr>
            <w:spacing w:line="360" w:lineRule="auto"/>
            <w:ind w:left="720" w:hanging="360"/>
          </w:pPr>
        </w:pPrChange>
      </w:pPr>
      <w:del w:id="380" w:author="Nidhi Barhate" w:date="2025-10-16T20:00:00Z" w16du:dateUtc="2025-10-16T14:30:00Z">
        <w:r w:rsidRPr="00C20C42" w:rsidDel="00C20C42">
          <w:rPr>
            <w:sz w:val="24"/>
            <w:szCs w:val="24"/>
          </w:rPr>
          <w:delText>Allow kids to order grocery items from a pre-created checklist (FamStore) for online or offline shopping.Give priorities to regular users.</w:delText>
        </w:r>
      </w:del>
    </w:p>
    <w:p w14:paraId="38580C2B" w14:textId="149F14D5" w:rsidR="002A796C" w:rsidRPr="008E0958" w:rsidDel="00C20C42" w:rsidRDefault="002A796C">
      <w:pPr>
        <w:pStyle w:val="TimesNewRomanSize"/>
        <w:rPr>
          <w:del w:id="381" w:author="Nidhi Barhate" w:date="2025-10-16T20:00:00Z" w16du:dateUtc="2025-10-16T14:30:00Z"/>
          <w:b w:val="0"/>
          <w:bCs w:val="0"/>
          <w:sz w:val="24"/>
          <w:szCs w:val="24"/>
        </w:rPr>
        <w:pPrChange w:id="382" w:author="Nidhi Barhate" w:date="2025-10-16T20:01:00Z" w16du:dateUtc="2025-10-16T14:31:00Z">
          <w:pPr>
            <w:pStyle w:val="TimesNewRomanSize"/>
            <w:numPr>
              <w:numId w:val="9"/>
            </w:numPr>
            <w:spacing w:line="360" w:lineRule="auto"/>
            <w:ind w:left="720" w:hanging="360"/>
          </w:pPr>
        </w:pPrChange>
      </w:pPr>
      <w:del w:id="383" w:author="Nidhi Barhate" w:date="2025-10-16T20:00:00Z" w16du:dateUtc="2025-10-16T14:30:00Z">
        <w:r w:rsidRPr="00C20C42" w:rsidDel="00C20C42">
          <w:rPr>
            <w:sz w:val="24"/>
            <w:szCs w:val="24"/>
          </w:rPr>
          <w:delText>Maintain 24/7 user support to address issues promptly and enhance trust.</w:delText>
        </w:r>
      </w:del>
    </w:p>
    <w:p w14:paraId="75B5EE90" w14:textId="429D18A5" w:rsidR="002A796C" w:rsidRPr="008E0958" w:rsidDel="00C20C42" w:rsidRDefault="002A796C">
      <w:pPr>
        <w:pStyle w:val="TimesNewRomanSize"/>
        <w:rPr>
          <w:del w:id="384" w:author="Nidhi Barhate" w:date="2025-10-16T20:00:00Z" w16du:dateUtc="2025-10-16T14:30:00Z"/>
          <w:b w:val="0"/>
          <w:bCs w:val="0"/>
          <w:sz w:val="24"/>
          <w:szCs w:val="24"/>
        </w:rPr>
        <w:pPrChange w:id="385" w:author="Nidhi Barhate" w:date="2025-10-16T20:01:00Z" w16du:dateUtc="2025-10-16T14:31:00Z">
          <w:pPr>
            <w:pStyle w:val="TimesNewRomanSize"/>
            <w:numPr>
              <w:numId w:val="9"/>
            </w:numPr>
            <w:spacing w:line="360" w:lineRule="auto"/>
            <w:ind w:left="720" w:hanging="360"/>
          </w:pPr>
        </w:pPrChange>
      </w:pPr>
      <w:del w:id="386" w:author="Nidhi Barhate" w:date="2025-10-16T20:00:00Z" w16du:dateUtc="2025-10-16T14:30:00Z">
        <w:r w:rsidRPr="00C20C42" w:rsidDel="00C20C42">
          <w:rPr>
            <w:sz w:val="24"/>
            <w:szCs w:val="24"/>
          </w:rPr>
          <w:delText>Refund within 24 hrs.</w:delText>
        </w:r>
      </w:del>
    </w:p>
    <w:p w14:paraId="466CA079" w14:textId="1FC73C46" w:rsidR="00FB4B6E" w:rsidRPr="00C20C42" w:rsidDel="00C20C42" w:rsidRDefault="00FB4B6E">
      <w:pPr>
        <w:pStyle w:val="TimesNewRomanSize"/>
        <w:rPr>
          <w:del w:id="387" w:author="Nidhi Barhate" w:date="2025-10-16T20:00:00Z" w16du:dateUtc="2025-10-16T14:30:00Z"/>
          <w:bCs w:val="0"/>
          <w:sz w:val="24"/>
          <w:szCs w:val="24"/>
          <w:rPrChange w:id="388" w:author="Nidhi Barhate" w:date="2025-10-16T20:01:00Z" w16du:dateUtc="2025-10-16T14:31:00Z">
            <w:rPr>
              <w:del w:id="389" w:author="Nidhi Barhate" w:date="2025-10-16T20:00:00Z" w16du:dateUtc="2025-10-16T14:30:00Z"/>
              <w:bCs/>
            </w:rPr>
          </w:rPrChange>
        </w:rPr>
        <w:pPrChange w:id="390" w:author="Nidhi Barhate" w:date="2025-10-16T20:01:00Z" w16du:dateUtc="2025-10-16T14:31:00Z">
          <w:pPr>
            <w:pStyle w:val="ListParagraph"/>
            <w:spacing w:line="480" w:lineRule="auto"/>
          </w:pPr>
        </w:pPrChange>
      </w:pPr>
    </w:p>
    <w:p w14:paraId="50551BCC" w14:textId="7BF96724" w:rsidR="00FA00E4" w:rsidRPr="00C20C42" w:rsidDel="008E0958" w:rsidRDefault="00FA00E4">
      <w:pPr>
        <w:pStyle w:val="TimesNewRomanSize"/>
        <w:rPr>
          <w:del w:id="391" w:author="Nidhi Barhate" w:date="2025-10-18T16:51:00Z" w16du:dateUtc="2025-10-18T11:21:00Z"/>
          <w:bCs w:val="0"/>
          <w:sz w:val="24"/>
          <w:szCs w:val="24"/>
          <w:rPrChange w:id="392" w:author="Nidhi Barhate" w:date="2025-10-16T20:01:00Z" w16du:dateUtc="2025-10-16T14:31:00Z">
            <w:rPr>
              <w:del w:id="393" w:author="Nidhi Barhate" w:date="2025-10-18T16:51:00Z" w16du:dateUtc="2025-10-18T11:21:00Z"/>
              <w:bCs/>
            </w:rPr>
          </w:rPrChange>
        </w:rPr>
        <w:pPrChange w:id="394" w:author="Nidhi Barhate" w:date="2025-10-16T20:01:00Z" w16du:dateUtc="2025-10-16T14:31:00Z">
          <w:pPr/>
        </w:pPrChange>
      </w:pPr>
    </w:p>
    <w:p w14:paraId="6C1832C7" w14:textId="77777777" w:rsidR="00FA00E4" w:rsidRPr="00C20C42" w:rsidRDefault="00FA00E4" w:rsidP="005B75F8">
      <w:pPr>
        <w:rPr>
          <w:rFonts w:ascii="Times New Roman" w:hAnsi="Times New Roman" w:cs="Times New Roman"/>
          <w:sz w:val="24"/>
          <w:szCs w:val="24"/>
          <w:rPrChange w:id="395" w:author="Nidhi Barhate" w:date="2025-10-16T20:01:00Z" w16du:dateUtc="2025-10-16T14:31:00Z">
            <w:rPr>
              <w:rFonts w:ascii="Times New Roman" w:hAnsi="Times New Roman" w:cs="Times New Roman"/>
              <w:sz w:val="40"/>
              <w:szCs w:val="40"/>
            </w:rPr>
          </w:rPrChange>
        </w:rPr>
      </w:pPr>
    </w:p>
    <w:p w14:paraId="7760FC0B" w14:textId="77777777" w:rsidR="00AE6221" w:rsidRPr="00AE6221" w:rsidRDefault="00AE6221" w:rsidP="005B75F8">
      <w:pPr>
        <w:rPr>
          <w:rFonts w:ascii="Times New Roman" w:hAnsi="Times New Roman" w:cs="Times New Roman"/>
          <w:sz w:val="40"/>
          <w:szCs w:val="40"/>
        </w:rPr>
      </w:pPr>
    </w:p>
    <w:p w14:paraId="5EB226A8" w14:textId="77777777" w:rsidR="00627469" w:rsidRDefault="00627469" w:rsidP="005B75F8">
      <w:pPr>
        <w:rPr>
          <w:rFonts w:ascii="Times New Roman" w:hAnsi="Times New Roman" w:cs="Times New Roman"/>
          <w:b/>
          <w:sz w:val="40"/>
          <w:szCs w:val="40"/>
          <w:u w:val="single"/>
        </w:rPr>
      </w:pPr>
    </w:p>
    <w:p w14:paraId="7381F430" w14:textId="77777777" w:rsidR="00627469" w:rsidRDefault="00627469" w:rsidP="005B75F8">
      <w:pPr>
        <w:rPr>
          <w:rFonts w:ascii="Times New Roman" w:hAnsi="Times New Roman" w:cs="Times New Roman"/>
          <w:b/>
          <w:sz w:val="40"/>
          <w:szCs w:val="40"/>
          <w:u w:val="single"/>
        </w:rPr>
      </w:pPr>
    </w:p>
    <w:p w14:paraId="5B81CAA0" w14:textId="77777777" w:rsidR="00627469" w:rsidRDefault="00627469" w:rsidP="005B75F8">
      <w:pPr>
        <w:rPr>
          <w:rFonts w:ascii="Times New Roman" w:hAnsi="Times New Roman" w:cs="Times New Roman"/>
          <w:b/>
          <w:sz w:val="40"/>
          <w:szCs w:val="40"/>
          <w:u w:val="single"/>
        </w:rPr>
      </w:pPr>
    </w:p>
    <w:p w14:paraId="1D473943" w14:textId="77777777" w:rsidR="00627469" w:rsidRDefault="00627469" w:rsidP="005B75F8">
      <w:pPr>
        <w:rPr>
          <w:rFonts w:ascii="Times New Roman" w:hAnsi="Times New Roman" w:cs="Times New Roman"/>
          <w:sz w:val="40"/>
          <w:szCs w:val="40"/>
        </w:rPr>
      </w:pPr>
    </w:p>
    <w:p w14:paraId="224D43ED" w14:textId="77777777" w:rsidR="002A796C" w:rsidRDefault="002A796C" w:rsidP="005B75F8">
      <w:pPr>
        <w:rPr>
          <w:rFonts w:ascii="Times New Roman" w:hAnsi="Times New Roman" w:cs="Times New Roman"/>
          <w:sz w:val="40"/>
          <w:szCs w:val="40"/>
        </w:rPr>
      </w:pPr>
    </w:p>
    <w:p w14:paraId="1BF3F7ED" w14:textId="77777777" w:rsidR="002A796C" w:rsidRDefault="002A796C" w:rsidP="005B75F8">
      <w:pPr>
        <w:rPr>
          <w:rFonts w:ascii="Times New Roman" w:hAnsi="Times New Roman" w:cs="Times New Roman"/>
          <w:sz w:val="28"/>
          <w:szCs w:val="28"/>
        </w:rPr>
      </w:pPr>
    </w:p>
    <w:p w14:paraId="3B49F1F7" w14:textId="77777777" w:rsidR="002A796C" w:rsidRPr="002A796C" w:rsidRDefault="002A796C" w:rsidP="002A796C">
      <w:pPr>
        <w:pStyle w:val="TimesNewRomanSize"/>
      </w:pPr>
    </w:p>
    <w:p w14:paraId="506C90B6" w14:textId="5F4CEE57" w:rsidR="008B099C" w:rsidRPr="002A796C" w:rsidRDefault="003A0327" w:rsidP="003A0327">
      <w:pPr>
        <w:pStyle w:val="TimesNewRomanSize"/>
        <w:ind w:firstLine="0"/>
        <w:rPr>
          <w:sz w:val="28"/>
          <w:szCs w:val="28"/>
          <w:u w:val="single"/>
        </w:rPr>
      </w:pPr>
      <w:ins w:id="396" w:author="Nidhi Barhate" w:date="2025-10-18T16:46:00Z" w16du:dateUtc="2025-10-18T11:16:00Z">
        <w:r>
          <w:rPr>
            <w:sz w:val="28"/>
            <w:szCs w:val="28"/>
            <w:u w:val="single"/>
          </w:rPr>
          <w:t>10)</w:t>
        </w:r>
      </w:ins>
      <w:r w:rsidR="00627469" w:rsidRPr="002A796C">
        <w:rPr>
          <w:sz w:val="28"/>
          <w:szCs w:val="28"/>
          <w:u w:val="single"/>
        </w:rPr>
        <w:t>References:</w:t>
      </w:r>
    </w:p>
    <w:p w14:paraId="6FF879FE" w14:textId="77777777" w:rsidR="008B099C" w:rsidRDefault="008B099C" w:rsidP="008B099C">
      <w:pPr>
        <w:rPr>
          <w:rFonts w:ascii="Times New Roman" w:hAnsi="Times New Roman" w:cs="Times New Roman"/>
          <w:b/>
          <w:sz w:val="40"/>
          <w:szCs w:val="40"/>
          <w:u w:val="single"/>
        </w:rPr>
      </w:pPr>
    </w:p>
    <w:p w14:paraId="1FD94F73" w14:textId="3A8204D1" w:rsidR="002A796C" w:rsidRPr="002A796C" w:rsidRDefault="003A0327">
      <w:pPr>
        <w:pStyle w:val="TimesNewRomanSize"/>
        <w:spacing w:line="360" w:lineRule="auto"/>
        <w:ind w:firstLine="0"/>
        <w:rPr>
          <w:b w:val="0"/>
          <w:bCs w:val="0"/>
          <w:i/>
          <w:sz w:val="24"/>
          <w:szCs w:val="24"/>
        </w:rPr>
        <w:pPrChange w:id="397" w:author="Nidhi Barhate" w:date="2025-10-18T16:39:00Z" w16du:dateUtc="2025-10-18T11:09:00Z">
          <w:pPr>
            <w:pStyle w:val="TimesNewRomanSize"/>
            <w:spacing w:line="360" w:lineRule="auto"/>
          </w:pPr>
        </w:pPrChange>
      </w:pPr>
      <w:ins w:id="398" w:author="Nidhi Barhate" w:date="2025-10-18T16:39:00Z" w16du:dateUtc="2025-10-18T11:09:00Z">
        <w:r>
          <w:rPr>
            <w:b w:val="0"/>
            <w:bCs w:val="0"/>
            <w:i/>
            <w:sz w:val="24"/>
            <w:szCs w:val="24"/>
          </w:rPr>
          <w:t>1.</w:t>
        </w:r>
        <w:r>
          <w:rPr>
            <w:b w:val="0"/>
            <w:bCs w:val="0"/>
            <w:i/>
            <w:sz w:val="24"/>
            <w:szCs w:val="24"/>
          </w:rPr>
          <w:fldChar w:fldCharType="begin"/>
        </w:r>
        <w:r>
          <w:rPr>
            <w:b w:val="0"/>
            <w:bCs w:val="0"/>
            <w:i/>
            <w:sz w:val="24"/>
            <w:szCs w:val="24"/>
          </w:rPr>
          <w:instrText>HYPERLINK "</w:instrText>
        </w:r>
      </w:ins>
      <w:r w:rsidRPr="003A0327">
        <w:rPr>
          <w:rPrChange w:id="399" w:author="Nidhi Barhate" w:date="2025-10-18T16:39:00Z" w16du:dateUtc="2025-10-18T11:09:00Z">
            <w:rPr>
              <w:rStyle w:val="Hyperlink"/>
              <w:b w:val="0"/>
              <w:bCs w:val="0"/>
              <w:i/>
              <w:sz w:val="24"/>
              <w:szCs w:val="24"/>
            </w:rPr>
          </w:rPrChange>
        </w:rPr>
        <w:instrText>https://www.fampay.in/</w:instrText>
      </w:r>
      <w:ins w:id="400" w:author="Nidhi Barhate" w:date="2025-10-18T16:39:00Z" w16du:dateUtc="2025-10-18T11:09:00Z">
        <w:r>
          <w:rPr>
            <w:b w:val="0"/>
            <w:bCs w:val="0"/>
            <w:i/>
            <w:sz w:val="24"/>
            <w:szCs w:val="24"/>
          </w:rPr>
          <w:instrText>"</w:instrText>
        </w:r>
        <w:r>
          <w:rPr>
            <w:b w:val="0"/>
            <w:bCs w:val="0"/>
            <w:i/>
            <w:sz w:val="24"/>
            <w:szCs w:val="24"/>
          </w:rPr>
        </w:r>
        <w:r>
          <w:rPr>
            <w:b w:val="0"/>
            <w:bCs w:val="0"/>
            <w:i/>
            <w:sz w:val="24"/>
            <w:szCs w:val="24"/>
          </w:rPr>
          <w:fldChar w:fldCharType="separate"/>
        </w:r>
      </w:ins>
      <w:r w:rsidRPr="003A0327">
        <w:rPr>
          <w:rStyle w:val="Hyperlink"/>
          <w:b w:val="0"/>
          <w:bCs w:val="0"/>
          <w:i/>
          <w:sz w:val="24"/>
          <w:szCs w:val="24"/>
        </w:rPr>
        <w:t>https://www.fampay.in/</w:t>
      </w:r>
      <w:ins w:id="401" w:author="Nidhi Barhate" w:date="2025-10-18T16:39:00Z" w16du:dateUtc="2025-10-18T11:09:00Z">
        <w:r>
          <w:rPr>
            <w:b w:val="0"/>
            <w:bCs w:val="0"/>
            <w:i/>
            <w:sz w:val="24"/>
            <w:szCs w:val="24"/>
          </w:rPr>
          <w:fldChar w:fldCharType="end"/>
        </w:r>
      </w:ins>
    </w:p>
    <w:p w14:paraId="7C5B5BB3" w14:textId="77777777" w:rsidR="002A796C" w:rsidRPr="002A796C" w:rsidRDefault="002A796C" w:rsidP="002A796C">
      <w:pPr>
        <w:pStyle w:val="TimesNewRomanSize"/>
        <w:spacing w:line="360" w:lineRule="auto"/>
        <w:rPr>
          <w:b w:val="0"/>
          <w:bCs w:val="0"/>
          <w:i/>
          <w:sz w:val="24"/>
          <w:szCs w:val="24"/>
        </w:rPr>
      </w:pPr>
    </w:p>
    <w:p w14:paraId="6EC9B189" w14:textId="53A3A94E" w:rsidR="002A796C" w:rsidRPr="002A796C" w:rsidRDefault="003A0327">
      <w:pPr>
        <w:pStyle w:val="TimesNewRomanSize"/>
        <w:spacing w:line="360" w:lineRule="auto"/>
        <w:ind w:firstLine="0"/>
        <w:rPr>
          <w:b w:val="0"/>
          <w:bCs w:val="0"/>
          <w:i/>
          <w:sz w:val="24"/>
          <w:szCs w:val="24"/>
        </w:rPr>
        <w:pPrChange w:id="402" w:author="Nidhi Barhate" w:date="2025-10-18T16:39:00Z" w16du:dateUtc="2025-10-18T11:09:00Z">
          <w:pPr>
            <w:pStyle w:val="TimesNewRomanSize"/>
            <w:spacing w:line="360" w:lineRule="auto"/>
          </w:pPr>
        </w:pPrChange>
      </w:pPr>
      <w:ins w:id="403" w:author="Nidhi Barhate" w:date="2025-10-18T16:39:00Z" w16du:dateUtc="2025-10-18T11:09:00Z">
        <w:r w:rsidRPr="003A0327">
          <w:rPr>
            <w:b w:val="0"/>
            <w:bCs w:val="0"/>
            <w:sz w:val="24"/>
            <w:szCs w:val="24"/>
            <w:rPrChange w:id="404" w:author="Nidhi Barhate" w:date="2025-10-18T16:39:00Z" w16du:dateUtc="2025-10-18T11:09:00Z">
              <w:rPr/>
            </w:rPrChange>
          </w:rPr>
          <w:t>2</w:t>
        </w:r>
        <w:r w:rsidRPr="003A0327">
          <w:rPr>
            <w:b w:val="0"/>
            <w:bCs w:val="0"/>
            <w:rPrChange w:id="405" w:author="Nidhi Barhate" w:date="2025-10-18T16:39:00Z" w16du:dateUtc="2025-10-18T11:09:00Z">
              <w:rPr/>
            </w:rPrChange>
          </w:rPr>
          <w:t>.</w:t>
        </w:r>
        <w:r>
          <w:rPr>
            <w:b w:val="0"/>
            <w:bCs w:val="0"/>
            <w:i/>
            <w:sz w:val="24"/>
            <w:szCs w:val="24"/>
          </w:rPr>
          <w:fldChar w:fldCharType="begin"/>
        </w:r>
        <w:r>
          <w:rPr>
            <w:b w:val="0"/>
            <w:bCs w:val="0"/>
            <w:i/>
            <w:sz w:val="24"/>
            <w:szCs w:val="24"/>
          </w:rPr>
          <w:instrText>HYPERLINK "</w:instrText>
        </w:r>
      </w:ins>
      <w:r w:rsidRPr="003A0327">
        <w:rPr>
          <w:rPrChange w:id="406" w:author="Nidhi Barhate" w:date="2025-10-18T16:39:00Z" w16du:dateUtc="2025-10-18T11:09:00Z">
            <w:rPr>
              <w:rStyle w:val="Hyperlink"/>
              <w:b w:val="0"/>
              <w:bCs w:val="0"/>
              <w:i/>
              <w:sz w:val="24"/>
              <w:szCs w:val="24"/>
            </w:rPr>
          </w:rPrChange>
        </w:rPr>
        <w:instrText>https://www.slideshare.net/slideshow/fampay-case-studypdf/253765949</w:instrText>
      </w:r>
      <w:ins w:id="407" w:author="Nidhi Barhate" w:date="2025-10-18T16:39:00Z" w16du:dateUtc="2025-10-18T11:09:00Z">
        <w:r>
          <w:rPr>
            <w:b w:val="0"/>
            <w:bCs w:val="0"/>
            <w:i/>
            <w:sz w:val="24"/>
            <w:szCs w:val="24"/>
          </w:rPr>
          <w:instrText>"</w:instrText>
        </w:r>
        <w:r>
          <w:rPr>
            <w:b w:val="0"/>
            <w:bCs w:val="0"/>
            <w:i/>
            <w:sz w:val="24"/>
            <w:szCs w:val="24"/>
          </w:rPr>
        </w:r>
        <w:r>
          <w:rPr>
            <w:b w:val="0"/>
            <w:bCs w:val="0"/>
            <w:i/>
            <w:sz w:val="24"/>
            <w:szCs w:val="24"/>
          </w:rPr>
          <w:fldChar w:fldCharType="separate"/>
        </w:r>
      </w:ins>
      <w:r w:rsidRPr="003A0327">
        <w:rPr>
          <w:rStyle w:val="Hyperlink"/>
          <w:b w:val="0"/>
          <w:bCs w:val="0"/>
          <w:i/>
          <w:sz w:val="24"/>
          <w:szCs w:val="24"/>
        </w:rPr>
        <w:t>https://www.slideshare.net/slideshow/fampay-case-studypdf/253765949</w:t>
      </w:r>
      <w:ins w:id="408" w:author="Nidhi Barhate" w:date="2025-10-18T16:39:00Z" w16du:dateUtc="2025-10-18T11:09:00Z">
        <w:r>
          <w:rPr>
            <w:b w:val="0"/>
            <w:bCs w:val="0"/>
            <w:i/>
            <w:sz w:val="24"/>
            <w:szCs w:val="24"/>
          </w:rPr>
          <w:fldChar w:fldCharType="end"/>
        </w:r>
      </w:ins>
    </w:p>
    <w:p w14:paraId="4AACCEE7" w14:textId="77777777" w:rsidR="002A796C" w:rsidRPr="002A796C" w:rsidRDefault="002A796C" w:rsidP="002A796C">
      <w:pPr>
        <w:pStyle w:val="TimesNewRomanSize"/>
        <w:spacing w:line="360" w:lineRule="auto"/>
        <w:rPr>
          <w:b w:val="0"/>
          <w:bCs w:val="0"/>
          <w:sz w:val="24"/>
          <w:szCs w:val="24"/>
        </w:rPr>
      </w:pPr>
    </w:p>
    <w:p w14:paraId="628A50C1" w14:textId="1E501F1D" w:rsidR="002A796C" w:rsidRPr="002A796C" w:rsidRDefault="003A0327">
      <w:pPr>
        <w:pStyle w:val="TimesNewRomanSize"/>
        <w:spacing w:line="360" w:lineRule="auto"/>
        <w:ind w:firstLine="0"/>
        <w:rPr>
          <w:b w:val="0"/>
          <w:bCs w:val="0"/>
          <w:i/>
          <w:sz w:val="24"/>
          <w:szCs w:val="24"/>
        </w:rPr>
        <w:pPrChange w:id="409" w:author="Nidhi Barhate" w:date="2025-10-18T16:39:00Z" w16du:dateUtc="2025-10-18T11:09:00Z">
          <w:pPr>
            <w:pStyle w:val="TimesNewRomanSize"/>
            <w:spacing w:line="360" w:lineRule="auto"/>
          </w:pPr>
        </w:pPrChange>
      </w:pPr>
      <w:ins w:id="410" w:author="Nidhi Barhate" w:date="2025-10-18T16:39:00Z" w16du:dateUtc="2025-10-18T11:09:00Z">
        <w:r w:rsidRPr="003A0327">
          <w:rPr>
            <w:b w:val="0"/>
            <w:bCs w:val="0"/>
            <w:sz w:val="24"/>
            <w:szCs w:val="24"/>
            <w:rPrChange w:id="411" w:author="Nidhi Barhate" w:date="2025-10-18T16:39:00Z" w16du:dateUtc="2025-10-18T11:09:00Z">
              <w:rPr/>
            </w:rPrChange>
          </w:rPr>
          <w:t>3.</w:t>
        </w:r>
        <w:r>
          <w:rPr>
            <w:b w:val="0"/>
            <w:bCs w:val="0"/>
            <w:i/>
            <w:sz w:val="24"/>
            <w:szCs w:val="24"/>
          </w:rPr>
          <w:fldChar w:fldCharType="begin"/>
        </w:r>
        <w:r>
          <w:rPr>
            <w:b w:val="0"/>
            <w:bCs w:val="0"/>
            <w:i/>
            <w:sz w:val="24"/>
            <w:szCs w:val="24"/>
          </w:rPr>
          <w:instrText>HYPERLINK "</w:instrText>
        </w:r>
      </w:ins>
      <w:r w:rsidRPr="003A0327">
        <w:rPr>
          <w:rPrChange w:id="412" w:author="Nidhi Barhate" w:date="2025-10-18T16:39:00Z" w16du:dateUtc="2025-10-18T11:09:00Z">
            <w:rPr>
              <w:rStyle w:val="Hyperlink"/>
              <w:b w:val="0"/>
              <w:bCs w:val="0"/>
              <w:i/>
              <w:sz w:val="24"/>
              <w:szCs w:val="24"/>
            </w:rPr>
          </w:rPrChange>
        </w:rPr>
        <w:instrText>https://www.dhiwise.com/post/creating-an-app-like-fampay-features-and-implementation</w:instrText>
      </w:r>
      <w:ins w:id="413" w:author="Nidhi Barhate" w:date="2025-10-18T16:39:00Z" w16du:dateUtc="2025-10-18T11:09:00Z">
        <w:r>
          <w:rPr>
            <w:b w:val="0"/>
            <w:bCs w:val="0"/>
            <w:i/>
            <w:sz w:val="24"/>
            <w:szCs w:val="24"/>
          </w:rPr>
          <w:instrText>"</w:instrText>
        </w:r>
        <w:r>
          <w:rPr>
            <w:b w:val="0"/>
            <w:bCs w:val="0"/>
            <w:i/>
            <w:sz w:val="24"/>
            <w:szCs w:val="24"/>
          </w:rPr>
        </w:r>
        <w:r>
          <w:rPr>
            <w:b w:val="0"/>
            <w:bCs w:val="0"/>
            <w:i/>
            <w:sz w:val="24"/>
            <w:szCs w:val="24"/>
          </w:rPr>
          <w:fldChar w:fldCharType="separate"/>
        </w:r>
      </w:ins>
      <w:r w:rsidRPr="003A0327">
        <w:rPr>
          <w:rStyle w:val="Hyperlink"/>
          <w:b w:val="0"/>
          <w:bCs w:val="0"/>
          <w:i/>
          <w:sz w:val="24"/>
          <w:szCs w:val="24"/>
        </w:rPr>
        <w:t>https://www.dhiwise.com/post/creating-an-app-like-fampay-features-and-implementation</w:t>
      </w:r>
      <w:ins w:id="414" w:author="Nidhi Barhate" w:date="2025-10-18T16:39:00Z" w16du:dateUtc="2025-10-18T11:09:00Z">
        <w:r>
          <w:rPr>
            <w:b w:val="0"/>
            <w:bCs w:val="0"/>
            <w:i/>
            <w:sz w:val="24"/>
            <w:szCs w:val="24"/>
          </w:rPr>
          <w:fldChar w:fldCharType="end"/>
        </w:r>
      </w:ins>
    </w:p>
    <w:p w14:paraId="6F48D7F9" w14:textId="77777777" w:rsidR="002A796C" w:rsidRPr="002A796C" w:rsidRDefault="002A796C" w:rsidP="002A796C">
      <w:pPr>
        <w:pStyle w:val="TimesNewRomanSize"/>
        <w:spacing w:line="360" w:lineRule="auto"/>
        <w:rPr>
          <w:b w:val="0"/>
          <w:bCs w:val="0"/>
          <w:i/>
          <w:sz w:val="24"/>
          <w:szCs w:val="24"/>
        </w:rPr>
      </w:pPr>
    </w:p>
    <w:p w14:paraId="58925FD2" w14:textId="6AA5715E" w:rsidR="002A796C" w:rsidRPr="002A796C" w:rsidRDefault="003A0327">
      <w:pPr>
        <w:pStyle w:val="TimesNewRomanSize"/>
        <w:spacing w:line="360" w:lineRule="auto"/>
        <w:ind w:firstLine="0"/>
        <w:rPr>
          <w:b w:val="0"/>
          <w:bCs w:val="0"/>
          <w:i/>
          <w:iCs/>
          <w:sz w:val="24"/>
          <w:szCs w:val="24"/>
        </w:rPr>
        <w:pPrChange w:id="415" w:author="Nidhi Barhate" w:date="2025-10-18T16:39:00Z" w16du:dateUtc="2025-10-18T11:09:00Z">
          <w:pPr>
            <w:pStyle w:val="TimesNewRomanSize"/>
            <w:spacing w:line="360" w:lineRule="auto"/>
          </w:pPr>
        </w:pPrChange>
      </w:pPr>
      <w:ins w:id="416" w:author="Nidhi Barhate" w:date="2025-10-18T16:39:00Z" w16du:dateUtc="2025-10-18T11:09:00Z">
        <w:r w:rsidRPr="003A0327">
          <w:rPr>
            <w:b w:val="0"/>
            <w:bCs w:val="0"/>
            <w:sz w:val="24"/>
            <w:szCs w:val="24"/>
            <w:rPrChange w:id="417" w:author="Nidhi Barhate" w:date="2025-10-18T16:39:00Z" w16du:dateUtc="2025-10-18T11:09:00Z">
              <w:rPr/>
            </w:rPrChange>
          </w:rPr>
          <w:t>4.</w:t>
        </w:r>
        <w:r>
          <w:rPr>
            <w:b w:val="0"/>
            <w:bCs w:val="0"/>
            <w:sz w:val="24"/>
            <w:szCs w:val="24"/>
          </w:rPr>
          <w:fldChar w:fldCharType="begin"/>
        </w:r>
        <w:r>
          <w:rPr>
            <w:b w:val="0"/>
            <w:bCs w:val="0"/>
            <w:sz w:val="24"/>
            <w:szCs w:val="24"/>
          </w:rPr>
          <w:instrText>HYPERLINK "</w:instrText>
        </w:r>
      </w:ins>
      <w:r w:rsidRPr="003A0327">
        <w:rPr>
          <w:rPrChange w:id="418" w:author="Nidhi Barhate" w:date="2025-10-18T16:39:00Z" w16du:dateUtc="2025-10-18T11:09:00Z">
            <w:rPr>
              <w:rStyle w:val="Hyperlink"/>
              <w:b w:val="0"/>
              <w:bCs w:val="0"/>
              <w:sz w:val="24"/>
              <w:szCs w:val="24"/>
            </w:rPr>
          </w:rPrChange>
        </w:rPr>
        <w:instrText>https://www.moneycontrol.com/news/tags/fampay.html#google_vignette</w:instrText>
      </w:r>
      <w:ins w:id="419" w:author="Nidhi Barhate" w:date="2025-10-18T16:39:00Z" w16du:dateUtc="2025-10-18T11:09:00Z">
        <w:r>
          <w:rPr>
            <w:b w:val="0"/>
            <w:bCs w:val="0"/>
            <w:sz w:val="24"/>
            <w:szCs w:val="24"/>
          </w:rPr>
          <w:instrText>"</w:instrText>
        </w:r>
        <w:r>
          <w:rPr>
            <w:b w:val="0"/>
            <w:bCs w:val="0"/>
            <w:sz w:val="24"/>
            <w:szCs w:val="24"/>
          </w:rPr>
        </w:r>
        <w:r>
          <w:rPr>
            <w:b w:val="0"/>
            <w:bCs w:val="0"/>
            <w:sz w:val="24"/>
            <w:szCs w:val="24"/>
          </w:rPr>
          <w:fldChar w:fldCharType="separate"/>
        </w:r>
      </w:ins>
      <w:r w:rsidRPr="003A0327">
        <w:rPr>
          <w:rStyle w:val="Hyperlink"/>
          <w:b w:val="0"/>
          <w:bCs w:val="0"/>
          <w:sz w:val="24"/>
          <w:szCs w:val="24"/>
        </w:rPr>
        <w:t>https://www.moneycontrol.com/news/tags/fampay.html#google_vignette</w:t>
      </w:r>
      <w:ins w:id="420" w:author="Nidhi Barhate" w:date="2025-10-18T16:39:00Z" w16du:dateUtc="2025-10-18T11:09:00Z">
        <w:r>
          <w:rPr>
            <w:b w:val="0"/>
            <w:bCs w:val="0"/>
            <w:sz w:val="24"/>
            <w:szCs w:val="24"/>
          </w:rPr>
          <w:fldChar w:fldCharType="end"/>
        </w:r>
      </w:ins>
    </w:p>
    <w:p w14:paraId="4F8D2E6A" w14:textId="77777777" w:rsidR="000A4C80" w:rsidRDefault="000A4C80" w:rsidP="002A796C">
      <w:pPr>
        <w:pStyle w:val="TimesNewRomanSize"/>
        <w:rPr>
          <w:rStyle w:val="HTMLCite"/>
          <w:i w:val="0"/>
        </w:rPr>
      </w:pPr>
    </w:p>
    <w:p w14:paraId="763A7F02"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3D275C26"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2A06F15A"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6765D179"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48220F9C"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B6FD2B3" w14:textId="77777777" w:rsidR="002A796C" w:rsidRDefault="002A796C"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634E904F" w14:textId="77777777" w:rsidR="002A796C" w:rsidRDefault="002A796C"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0A041419" w14:textId="77777777" w:rsidR="002A796C" w:rsidRDefault="002A796C"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2B27F2D5" w14:textId="77777777" w:rsidR="002A796C" w:rsidRDefault="002A796C"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DBDA8CA" w14:textId="77777777" w:rsidR="008B099C" w:rsidRDefault="008B099C" w:rsidP="005B75F8">
      <w:pPr>
        <w:rPr>
          <w:rFonts w:ascii="Times New Roman" w:hAnsi="Times New Roman" w:cs="Times New Roman"/>
          <w:b/>
          <w:sz w:val="40"/>
          <w:szCs w:val="40"/>
          <w:u w:val="single"/>
        </w:rPr>
      </w:pPr>
    </w:p>
    <w:p w14:paraId="50013469" w14:textId="77777777" w:rsidR="00627469" w:rsidRDefault="00627469" w:rsidP="005B75F8">
      <w:pPr>
        <w:rPr>
          <w:rFonts w:ascii="Times New Roman" w:hAnsi="Times New Roman" w:cs="Times New Roman"/>
          <w:b/>
          <w:sz w:val="40"/>
          <w:szCs w:val="40"/>
          <w:u w:val="single"/>
        </w:rPr>
      </w:pPr>
    </w:p>
    <w:p w14:paraId="5944709E" w14:textId="7F9DDC21" w:rsidR="00627469" w:rsidRPr="00D67B00" w:rsidRDefault="003A0327" w:rsidP="003A0327">
      <w:pPr>
        <w:pStyle w:val="TimesNewRomanSize"/>
        <w:ind w:firstLine="0"/>
        <w:rPr>
          <w:sz w:val="28"/>
          <w:szCs w:val="28"/>
          <w:u w:val="single"/>
        </w:rPr>
      </w:pPr>
      <w:ins w:id="421" w:author="Nidhi Barhate" w:date="2025-10-18T16:46:00Z" w16du:dateUtc="2025-10-18T11:16:00Z">
        <w:r>
          <w:rPr>
            <w:sz w:val="28"/>
            <w:szCs w:val="28"/>
            <w:u w:val="single"/>
          </w:rPr>
          <w:t>11)</w:t>
        </w:r>
      </w:ins>
      <w:r w:rsidR="00627469" w:rsidRPr="00D67B00">
        <w:rPr>
          <w:sz w:val="28"/>
          <w:szCs w:val="28"/>
          <w:u w:val="single"/>
        </w:rPr>
        <w:t>Questionnaire:</w:t>
      </w:r>
    </w:p>
    <w:p w14:paraId="31A13A63" w14:textId="77777777" w:rsidR="007D6195" w:rsidRDefault="007D6195" w:rsidP="005B75F8">
      <w:pPr>
        <w:rPr>
          <w:rFonts w:ascii="Times New Roman" w:hAnsi="Times New Roman" w:cs="Times New Roman"/>
          <w:b/>
          <w:sz w:val="40"/>
          <w:szCs w:val="40"/>
          <w:u w:val="single"/>
        </w:rPr>
      </w:pPr>
    </w:p>
    <w:p w14:paraId="1149AB67" w14:textId="3B44E6C4" w:rsidR="007D6195" w:rsidRDefault="002A796C" w:rsidP="005B75F8">
      <w:pPr>
        <w:rPr>
          <w:rFonts w:ascii="Times New Roman" w:hAnsi="Times New Roman" w:cs="Times New Roman"/>
          <w:b/>
          <w:sz w:val="40"/>
          <w:szCs w:val="40"/>
          <w:u w:val="single"/>
        </w:rPr>
      </w:pPr>
      <w:r>
        <w:rPr>
          <w:noProof/>
        </w:rPr>
        <w:drawing>
          <wp:inline distT="0" distB="0" distL="0" distR="0" wp14:anchorId="5EC5B887" wp14:editId="00B108CF">
            <wp:extent cx="5731510" cy="2411730"/>
            <wp:effectExtent l="0" t="0" r="2540" b="7620"/>
            <wp:docPr id="745418180" name="Picture 1" descr="Forms response chart. Question title: 1. How often do you use the Fampay app?.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8180" name="Picture 1" descr="Forms response chart. Question title: 1. How often do you use the Fampay app?. Number of responses: 101 response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drawing>
          <wp:inline distT="0" distB="0" distL="0" distR="0" wp14:anchorId="0E7EA625" wp14:editId="78271F0E">
            <wp:extent cx="5731510" cy="2411730"/>
            <wp:effectExtent l="0" t="0" r="2540" b="7620"/>
            <wp:docPr id="1789492646" name="Picture 2" descr="Forms response chart. Question title: 2. What do you mainly use Fampay for?.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646" name="Picture 2" descr="Forms response chart. Question title: 2. What do you mainly use Fampay for?. Number of responses: 100 response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lastRenderedPageBreak/>
        <w:drawing>
          <wp:inline distT="0" distB="0" distL="0" distR="0" wp14:anchorId="153030B5" wp14:editId="764D7845">
            <wp:extent cx="5731510" cy="2411730"/>
            <wp:effectExtent l="0" t="0" r="2540" b="7620"/>
            <wp:docPr id="316859613" name="Picture 3" descr="Forms response chart. Question title: 3. How easy is it to use the Fampay app?.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613" name="Picture 3" descr="Forms response chart. Question title: 3. How easy is it to use the Fampay app?. Number of responses: 101 respons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drawing>
          <wp:inline distT="0" distB="0" distL="0" distR="0" wp14:anchorId="4AACBE6C" wp14:editId="181CD5A5">
            <wp:extent cx="5731510" cy="2411730"/>
            <wp:effectExtent l="0" t="0" r="2540" b="7620"/>
            <wp:docPr id="93249827" name="Picture 43" descr="Forms response chart. Question title: 4. How satisfied are you with the Fampay card experience?  .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827" name="Picture 43" descr="Forms response chart. Question title: 4. How satisfied are you with the Fampay card experience?  . Number of responses: 101 responses."/>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drawing>
          <wp:inline distT="0" distB="0" distL="0" distR="0" wp14:anchorId="04BD930B" wp14:editId="17082A77">
            <wp:extent cx="5731510" cy="2411730"/>
            <wp:effectExtent l="0" t="0" r="2540" b="7620"/>
            <wp:docPr id="146390939" name="Picture 5" descr="Forms response chart. Question title: 5. Which feature do you use the most on Fampay?.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0939" name="Picture 5" descr="Forms response chart. Question title: 5. Which feature do you use the most on Fampay?. Number of responses: 100 responses."/>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lastRenderedPageBreak/>
        <w:drawing>
          <wp:inline distT="0" distB="0" distL="0" distR="0" wp14:anchorId="2FABA2F7" wp14:editId="0CE018F9">
            <wp:extent cx="5731510" cy="2411730"/>
            <wp:effectExtent l="0" t="0" r="2540" b="7620"/>
            <wp:docPr id="492830604" name="Picture 6" descr="Forms response chart. Question title: 6. What would you like to see more of in the app?.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0604" name="Picture 6" descr="Forms response chart. Question title: 6. What would you like to see more of in the app?. Number of responses: 101 responses."/>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drawing>
          <wp:inline distT="0" distB="0" distL="0" distR="0" wp14:anchorId="57C66A3D" wp14:editId="726DEA3E">
            <wp:extent cx="5731510" cy="2411730"/>
            <wp:effectExtent l="0" t="0" r="2540" b="7620"/>
            <wp:docPr id="231416033" name="Picture 7" descr="Forms response chart. Question title: 7. How would you rate the app overall? .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6033" name="Picture 7" descr="Forms response chart. Question title: 7. How would you rate the app overall? . Number of responses: 101 responses."/>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drawing>
          <wp:inline distT="0" distB="0" distL="0" distR="0" wp14:anchorId="038EE7D1" wp14:editId="54D40366">
            <wp:extent cx="5731510" cy="2411730"/>
            <wp:effectExtent l="0" t="0" r="2540" b="7620"/>
            <wp:docPr id="890134197" name="Picture 8" descr="Forms response chart. Question title: 8. Have you ever had a problem using the app or card?.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4197" name="Picture 8" descr="Forms response chart. Question title: 8. Have you ever had a problem using the app or card?. Number of responses: 99 responses."/>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Pr="002A796C">
        <w:rPr>
          <w:noProof/>
        </w:rPr>
        <w:t xml:space="preserve"> </w:t>
      </w:r>
      <w:r>
        <w:rPr>
          <w:noProof/>
        </w:rPr>
        <w:lastRenderedPageBreak/>
        <w:drawing>
          <wp:inline distT="0" distB="0" distL="0" distR="0" wp14:anchorId="612F8E5C" wp14:editId="5A599EDC">
            <wp:extent cx="5731510" cy="2411730"/>
            <wp:effectExtent l="0" t="0" r="2540" b="7620"/>
            <wp:docPr id="685590604" name="Picture 9" descr="Forms response chart. Question title: 9. If you faced an issue, how helpful was customer support?.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0604" name="Picture 9" descr="Forms response chart. Question title: 9. If you faced an issue, how helpful was customer support?. Number of responses: 101 responses."/>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150CCDDA" wp14:editId="00CF4A9B">
            <wp:extent cx="5731510" cy="2411730"/>
            <wp:effectExtent l="0" t="0" r="2540" b="7620"/>
            <wp:docPr id="1555368883" name="Picture 10" descr="Forms response chart. Question title: 10. Would you recommend Fampay to your friends?.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68883" name="Picture 10" descr="Forms response chart. Question title: 10. Would you recommend Fampay to your friends?. Number of responses: 101 responses."/>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7E7D7CDC" wp14:editId="2023CE3C">
            <wp:extent cx="5731510" cy="2411730"/>
            <wp:effectExtent l="0" t="0" r="2540" b="7620"/>
            <wp:docPr id="1538376599" name="Picture 13" descr="Forms response chart. Question title: 12. How would you rate the design and look of the Fampay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6599" name="Picture 13" descr="Forms response chart. Question title: 12. How would you rate the design and look of the Fampay app?. Number of responses: 100 responses."/>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2C6868C5" wp14:editId="62B4864B">
            <wp:extent cx="5731510" cy="2411730"/>
            <wp:effectExtent l="0" t="0" r="2540" b="7620"/>
            <wp:docPr id="258579301" name="Picture 14" descr="Forms response chart. Question title: 13. Do you feel safe while using the Fampay app for transaction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79301" name="Picture 14" descr="Forms response chart. Question title: 13. Do you feel safe while using the Fampay app for transactions?. Number of responses: 100 responses."/>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1F0560FB" wp14:editId="3CDDD588">
            <wp:extent cx="5731510" cy="2411730"/>
            <wp:effectExtent l="0" t="0" r="2540" b="7620"/>
            <wp:docPr id="309639775" name="Picture 14" descr="Forms response chart. Question title: 13. Do you feel safe while using the Fampay app for transaction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79301" name="Picture 14" descr="Forms response chart. Question title: 13. Do you feel safe while using the Fampay app for transactions?. Number of responses: 100 responses."/>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1C52E7C9" wp14:editId="12CD25B4">
            <wp:extent cx="5731510" cy="2411730"/>
            <wp:effectExtent l="0" t="0" r="2540" b="7620"/>
            <wp:docPr id="751787547" name="Picture 15" descr="Forms response chart. Question title: 14. Which Fampay feature do you think needs improvement the most?.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7547" name="Picture 15" descr="Forms response chart. Question title: 14. Which Fampay feature do you think needs improvement the most?. Number of responses: 100 responses."/>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4633C3D9" wp14:editId="779FA239">
            <wp:extent cx="5731510" cy="2411730"/>
            <wp:effectExtent l="0" t="0" r="2540" b="7620"/>
            <wp:docPr id="1511176007" name="Picture 16" descr="Forms response chart. Question title: 15. How do you usually load money into your Fampay account?.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6007" name="Picture 16" descr="Forms response chart. Question title: 15. How do you usually load money into your Fampay account?. Number of responses: 101 responses."/>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0D4B2C71" wp14:editId="0142A444">
            <wp:extent cx="5731510" cy="2411730"/>
            <wp:effectExtent l="0" t="0" r="2540" b="7620"/>
            <wp:docPr id="1474373118" name="Picture 17" descr="Forms response chart. Question title: 16. Do you use any other teen-focused money apps besides Fampay?.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3118" name="Picture 17" descr="Forms response chart. Question title: 16. Do you use any other teen-focused money apps besides Fampay?. Number of responses: 100 responses."/>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377906E8" wp14:editId="5DAEE6CC">
            <wp:extent cx="5731510" cy="2411730"/>
            <wp:effectExtent l="0" t="0" r="2540" b="7620"/>
            <wp:docPr id="1639582905" name="Picture 18" descr="Forms response chart. Question title: 17. Do you find the notifications from the Fampay app helpful or annoying?.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82905" name="Picture 18" descr="Forms response chart. Question title: 17. Do you find the notifications from the Fampay app helpful or annoying?. Number of responses: 101 response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45A2F531" wp14:editId="05F92BD9">
            <wp:extent cx="5731510" cy="2411730"/>
            <wp:effectExtent l="0" t="0" r="2540" b="7620"/>
            <wp:docPr id="1140460916" name="Picture 19" descr="Forms response chart. Question title: 18. How often do you check your Fampay balance or transactions?.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0916" name="Picture 19" descr="Forms response chart. Question title: 18. How often do you check your Fampay balance or transactions?. Number of responses: 101 responses."/>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4726540E" wp14:editId="2B73B895">
            <wp:extent cx="5731510" cy="2411730"/>
            <wp:effectExtent l="0" t="0" r="2540" b="7620"/>
            <wp:docPr id="1231651800" name="Picture 20" descr="Forms response chart. Question title: 19. Would you be interested in learning about saving, budgeting, or investing through Fampay?.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51800" name="Picture 20" descr="Forms response chart. Question title: 19. Would you be interested in learning about saving, budgeting, or investing through Fampay?. Number of responses: 101 responses."/>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1BA5B405" wp14:editId="55673A5F">
            <wp:extent cx="5731510" cy="2411730"/>
            <wp:effectExtent l="0" t="0" r="2540" b="7620"/>
            <wp:docPr id="1442113518" name="Picture 21" descr="Forms response chart. Question title: 20. If Fampay added games/challenges related to money management, would you participate?.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3518" name="Picture 21" descr="Forms response chart. Question title: 20. If Fampay added games/challenges related to money management, would you participate?. Number of responses: 101 responses."/>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57DE5AFA" wp14:editId="16A815FF">
            <wp:extent cx="5731510" cy="2411730"/>
            <wp:effectExtent l="0" t="0" r="2540" b="7620"/>
            <wp:docPr id="1890276554" name="Picture 22" descr="Forms response chart. Question title: 21. Have you ever earned rewards or cashback through Fampay?.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76554" name="Picture 22" descr="Forms response chart. Question title: 21. Have you ever earned rewards or cashback through Fampay?. Number of responses: 101 responses."/>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43E6AFF2" wp14:editId="7FD9B566">
            <wp:extent cx="5731510" cy="2411730"/>
            <wp:effectExtent l="0" t="0" r="2540" b="7620"/>
            <wp:docPr id="291857947" name="Picture 23" descr="Forms response chart. Question title: 22. Which type of rewards would you like most from Fampay?.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57947" name="Picture 23" descr="Forms response chart. Question title: 22. Which type of rewards would you like most from Fampay?. Number of responses: 101 responses."/>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7273E669" wp14:editId="2B48BCED">
            <wp:extent cx="5731510" cy="2411730"/>
            <wp:effectExtent l="0" t="0" r="2540" b="7620"/>
            <wp:docPr id="2060807004" name="Picture 24" descr="Forms response chart. Question title: 23. How do you feel about parental controls on your Fampay account?.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7004" name="Picture 24" descr="Forms response chart. Question title: 23. How do you feel about parental controls on your Fampay account?. Number of responses: 101 responses."/>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1F03C9C7" wp14:editId="5E5EE002">
            <wp:extent cx="5731510" cy="2411730"/>
            <wp:effectExtent l="0" t="0" r="2540" b="7620"/>
            <wp:docPr id="903070784" name="Picture 25" descr="Forms response chart. Question title: 24. Would you want a savings goal tracker in the app?.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0784" name="Picture 25" descr="Forms response chart. Question title: 24. Would you want a savings goal tracker in the app?. Number of responses: 101 responses."/>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57CD5141" wp14:editId="137A3426">
            <wp:extent cx="5731510" cy="2411730"/>
            <wp:effectExtent l="0" t="0" r="2540" b="7620"/>
            <wp:docPr id="1999988871" name="Picture 26" descr="Forms response chart. Question title: 25. What age group do you fall into? (Optional).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88871" name="Picture 26" descr="Forms response chart. Question title: 25. What age group do you fall into? (Optional). Number of responses: 100 responses."/>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553EF713" wp14:editId="5ACEF869">
            <wp:extent cx="5731510" cy="2411730"/>
            <wp:effectExtent l="0" t="0" r="2540" b="7620"/>
            <wp:docPr id="1993494434" name="Picture 27" descr="Forms response chart. Question title: 26. What made you download the Fampay app in the first plac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4434" name="Picture 27" descr="Forms response chart. Question title: 26. What made you download the Fampay app in the first place?. Number of responses: 100 responses."/>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24356A2B" wp14:editId="473F1099">
            <wp:extent cx="5731510" cy="2411730"/>
            <wp:effectExtent l="0" t="0" r="2540" b="7620"/>
            <wp:docPr id="1476085865" name="Picture 29" descr="Forms response chart. Question title: 27. How did you hear about Fampay?.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5865" name="Picture 29" descr="Forms response chart. Question title: 27. How did you hear about Fampay?. Number of responses: 99 responses."/>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7C73ACA6" wp14:editId="0F72EC9D">
            <wp:extent cx="5731510" cy="2411730"/>
            <wp:effectExtent l="0" t="0" r="2540" b="7620"/>
            <wp:docPr id="809599969" name="Picture 30" descr="Forms response chart. Question title: 28. How does Fampay make you feel about managing your own money?.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9969" name="Picture 30" descr="Forms response chart. Question title: 28. How does Fampay make you feel about managing your own money?. Number of responses: 100 responses."/>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4E2203C5" wp14:editId="31AE2CB6">
            <wp:extent cx="5731510" cy="2411730"/>
            <wp:effectExtent l="0" t="0" r="2540" b="7620"/>
            <wp:docPr id="1903618824" name="Picture 31" descr="Forms response chart. Question title: 29. Have you ever compared Fampay with apps like Akudo, Junio, or Slic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8824" name="Picture 31" descr="Forms response chart. Question title: 29. Have you ever compared Fampay with apps like Akudo, Junio, or Slice?. Number of responses: 100 responses."/>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394D3EF4" wp14:editId="0BBE1ACA">
            <wp:extent cx="5731510" cy="2411730"/>
            <wp:effectExtent l="0" t="0" r="2540" b="7620"/>
            <wp:docPr id="1312178961" name="Picture 32" descr="Forms response chart. Question title: 30. What’s your favorite part about using Fampay?.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8961" name="Picture 32" descr="Forms response chart. Question title: 30. What’s your favorite part about using Fampay?. Number of responses: 100 responses."/>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4A489F4C" wp14:editId="246E9D1E">
            <wp:extent cx="5731510" cy="2411730"/>
            <wp:effectExtent l="0" t="0" r="2540" b="7620"/>
            <wp:docPr id="549061482" name="Picture 33" descr="Forms response chart. Question title: 31. Do you use the Fampay app alone or with your parent’s hel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1482" name="Picture 33" descr="Forms response chart. Question title: 31. Do you use the Fampay app alone or with your parent’s help?. Number of responses: 100 responses."/>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2C036D86" wp14:editId="3821D007">
            <wp:extent cx="5731510" cy="2411730"/>
            <wp:effectExtent l="0" t="0" r="2540" b="7620"/>
            <wp:docPr id="433001103" name="Picture 34" descr="Forms response chart. Question title: 32. Have you ever gifted someone money using Fampay?.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1103" name="Picture 34" descr="Forms response chart. Question title: 32. Have you ever gifted someone money using Fampay?. Number of responses: 100 responses."/>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50FFB523" wp14:editId="0203BB81">
            <wp:extent cx="5731510" cy="2411730"/>
            <wp:effectExtent l="0" t="0" r="2540" b="7620"/>
            <wp:docPr id="2046188080" name="Picture 35" descr="Forms response chart. Question title: 34. What would make you use Fampay more often?.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8080" name="Picture 35" descr="Forms response chart. Question title: 34. What would make you use Fampay more often?. Number of responses: 98 responses."/>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5617B95D" wp14:editId="385812BB">
            <wp:extent cx="5731510" cy="2411730"/>
            <wp:effectExtent l="0" t="0" r="2540" b="7620"/>
            <wp:docPr id="735106631" name="Picture 36" descr="Forms response chart. Question title: 35. How well do you understand how your Fampay card or account works?.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6631" name="Picture 36" descr="Forms response chart. Question title: 35. How well do you understand how your Fampay card or account works?. Number of responses: 99 responses."/>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05B4111B" wp14:editId="361F41E7">
            <wp:extent cx="5731510" cy="2411730"/>
            <wp:effectExtent l="0" t="0" r="2540" b="7620"/>
            <wp:docPr id="1851297799" name="Picture 37" descr="Forms response chart. Question title: 36. What kind of content would you enjoy inside the app?.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7799" name="Picture 37" descr="Forms response chart. Question title: 36. What kind of content would you enjoy inside the app?. Number of responses: 98 responses."/>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586E17EE" wp14:editId="36EDAF48">
            <wp:extent cx="5731510" cy="2411730"/>
            <wp:effectExtent l="0" t="0" r="2540" b="7620"/>
            <wp:docPr id="1922375575" name="Picture 38" descr="Forms response chart. Question title: 37. If Fampay had a feature where you could earn by referring friends, would you use it?.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5575" name="Picture 38" descr="Forms response chart. Question title: 37. If Fampay had a feature where you could earn by referring friends, would you use it?. Number of responses: 99 responses."/>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07ED9510" wp14:editId="51F2BC52">
            <wp:extent cx="5731510" cy="2411730"/>
            <wp:effectExtent l="0" t="0" r="2540" b="7620"/>
            <wp:docPr id="638534090" name="Picture 39" descr="Forms response chart. Question title: 38. Would you trust Fampay with larger amounts of money (₹5,000+)?.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4090" name="Picture 39" descr="Forms response chart. Question title: 38. Would you trust Fampay with larger amounts of money (₹5,000+)?. Number of responses: 98 responses."/>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lastRenderedPageBreak/>
        <w:drawing>
          <wp:inline distT="0" distB="0" distL="0" distR="0" wp14:anchorId="160867A8" wp14:editId="73005A26">
            <wp:extent cx="5731510" cy="2411730"/>
            <wp:effectExtent l="0" t="0" r="2540" b="7620"/>
            <wp:docPr id="18474430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43086" name="Picture 40"/>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312A2A04" wp14:editId="4B7973B9">
            <wp:extent cx="5731510" cy="2411730"/>
            <wp:effectExtent l="0" t="0" r="2540" b="7620"/>
            <wp:docPr id="1883461752" name="Picture 41" descr="Forms response chart. Question title: 40. What&amp;apos;s the biggest amount you&amp;apos;ve ever spent in one go using Fampay?.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1752" name="Picture 41" descr="Forms response chart. Question title: 40. What&amp;apos;s the biggest amount you&amp;apos;ve ever spent in one go using Fampay?. Number of responses: 98 responses."/>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241542D" w14:textId="77777777" w:rsidR="007D6195" w:rsidRDefault="007D6195" w:rsidP="005B75F8">
      <w:pPr>
        <w:rPr>
          <w:rFonts w:ascii="Times New Roman" w:hAnsi="Times New Roman" w:cs="Times New Roman"/>
          <w:b/>
          <w:sz w:val="40"/>
          <w:szCs w:val="40"/>
          <w:u w:val="single"/>
        </w:rPr>
      </w:pPr>
    </w:p>
    <w:p w14:paraId="2F47204F" w14:textId="77777777" w:rsidR="007D6195" w:rsidRDefault="007D6195" w:rsidP="005B75F8">
      <w:pPr>
        <w:rPr>
          <w:rFonts w:ascii="Times New Roman" w:hAnsi="Times New Roman" w:cs="Times New Roman"/>
          <w:b/>
          <w:sz w:val="40"/>
          <w:szCs w:val="40"/>
          <w:u w:val="single"/>
        </w:rPr>
      </w:pPr>
    </w:p>
    <w:p w14:paraId="1FCCDD8A" w14:textId="77777777" w:rsidR="002A796C" w:rsidRDefault="002A796C" w:rsidP="002A796C">
      <w:pPr>
        <w:tabs>
          <w:tab w:val="left" w:pos="7200"/>
        </w:tabs>
        <w:rPr>
          <w:rFonts w:ascii="Times New Roman" w:hAnsi="Times New Roman" w:cs="Times New Roman"/>
          <w:sz w:val="40"/>
          <w:szCs w:val="40"/>
        </w:rPr>
      </w:pPr>
      <w:r>
        <w:rPr>
          <w:rFonts w:ascii="Times New Roman" w:hAnsi="Times New Roman" w:cs="Times New Roman"/>
          <w:sz w:val="40"/>
          <w:szCs w:val="40"/>
        </w:rPr>
        <w:t>----------------------------------------------------------------</w:t>
      </w:r>
    </w:p>
    <w:sectPr w:rsidR="002A796C" w:rsidSect="00F70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D9562" w14:textId="77777777" w:rsidR="008238B7" w:rsidRDefault="008238B7" w:rsidP="00E2197F">
      <w:pPr>
        <w:spacing w:after="0" w:line="240" w:lineRule="auto"/>
      </w:pPr>
      <w:r>
        <w:separator/>
      </w:r>
    </w:p>
  </w:endnote>
  <w:endnote w:type="continuationSeparator" w:id="0">
    <w:p w14:paraId="0053AD2D" w14:textId="77777777" w:rsidR="008238B7" w:rsidRDefault="008238B7"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TimesNewRomanPSMT_1y_6">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5BA1A" w14:textId="77777777" w:rsidR="008238B7" w:rsidRDefault="008238B7" w:rsidP="00E2197F">
      <w:pPr>
        <w:spacing w:after="0" w:line="240" w:lineRule="auto"/>
      </w:pPr>
      <w:r>
        <w:separator/>
      </w:r>
    </w:p>
  </w:footnote>
  <w:footnote w:type="continuationSeparator" w:id="0">
    <w:p w14:paraId="008FB0B1" w14:textId="77777777" w:rsidR="008238B7" w:rsidRDefault="008238B7"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31A5EAF"/>
    <w:multiLevelType w:val="hybridMultilevel"/>
    <w:tmpl w:val="B13CD744"/>
    <w:lvl w:ilvl="0" w:tplc="CC30DE10">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28155849"/>
    <w:multiLevelType w:val="hybridMultilevel"/>
    <w:tmpl w:val="28D86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838C9"/>
    <w:multiLevelType w:val="hybridMultilevel"/>
    <w:tmpl w:val="7A00A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C74AB5"/>
    <w:multiLevelType w:val="hybridMultilevel"/>
    <w:tmpl w:val="AC0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4D2B10"/>
    <w:multiLevelType w:val="hybridMultilevel"/>
    <w:tmpl w:val="8E0A7744"/>
    <w:lvl w:ilvl="0" w:tplc="DB9CB19E">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4CEB1F08"/>
    <w:multiLevelType w:val="hybridMultilevel"/>
    <w:tmpl w:val="5E88F17E"/>
    <w:lvl w:ilvl="0" w:tplc="7E0AA78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5B6152"/>
    <w:multiLevelType w:val="hybridMultilevel"/>
    <w:tmpl w:val="1DC6A220"/>
    <w:lvl w:ilvl="0" w:tplc="BFC0CB12">
      <w:start w:val="1"/>
      <w:numFmt w:val="decimal"/>
      <w:lvlText w:val="%1)"/>
      <w:lvlJc w:val="left"/>
      <w:pPr>
        <w:ind w:left="1080" w:hanging="360"/>
      </w:pPr>
      <w:rPr>
        <w:rFonts w:hint="default"/>
        <w:b/>
        <w:i w:val="0"/>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E6D4A7D"/>
    <w:multiLevelType w:val="hybridMultilevel"/>
    <w:tmpl w:val="759C57FE"/>
    <w:lvl w:ilvl="0" w:tplc="379AA18E">
      <w:start w:val="5"/>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2F34ABA"/>
    <w:multiLevelType w:val="hybridMultilevel"/>
    <w:tmpl w:val="E4F060A6"/>
    <w:lvl w:ilvl="0" w:tplc="18467410">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62901FE"/>
    <w:multiLevelType w:val="hybridMultilevel"/>
    <w:tmpl w:val="FE12A3F8"/>
    <w:lvl w:ilvl="0" w:tplc="7E82C26A">
      <w:start w:val="1"/>
      <w:numFmt w:val="decimal"/>
      <w:lvlText w:val="%1)"/>
      <w:lvlJc w:val="left"/>
      <w:pPr>
        <w:ind w:left="960" w:hanging="4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BC94269"/>
    <w:multiLevelType w:val="hybridMultilevel"/>
    <w:tmpl w:val="01E4E962"/>
    <w:lvl w:ilvl="0" w:tplc="F1ACDAF0">
      <w:start w:val="1"/>
      <w:numFmt w:val="decimal"/>
      <w:lvlText w:val="%1."/>
      <w:lvlJc w:val="left"/>
      <w:pPr>
        <w:ind w:left="810" w:hanging="360"/>
      </w:pPr>
      <w:rPr>
        <w:rFonts w:hint="default"/>
        <w:b w:val="0"/>
        <w:bCs w:val="0"/>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B54C0B"/>
    <w:multiLevelType w:val="hybridMultilevel"/>
    <w:tmpl w:val="51D6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6018496">
    <w:abstractNumId w:val="0"/>
  </w:num>
  <w:num w:numId="2" w16cid:durableId="252520827">
    <w:abstractNumId w:val="13"/>
  </w:num>
  <w:num w:numId="3" w16cid:durableId="631835832">
    <w:abstractNumId w:val="7"/>
  </w:num>
  <w:num w:numId="4" w16cid:durableId="829516129">
    <w:abstractNumId w:val="14"/>
  </w:num>
  <w:num w:numId="5" w16cid:durableId="1407221436">
    <w:abstractNumId w:val="4"/>
  </w:num>
  <w:num w:numId="6" w16cid:durableId="10319997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3273360">
    <w:abstractNumId w:val="10"/>
  </w:num>
  <w:num w:numId="8" w16cid:durableId="897596280">
    <w:abstractNumId w:val="3"/>
  </w:num>
  <w:num w:numId="9" w16cid:durableId="1679115314">
    <w:abstractNumId w:val="15"/>
  </w:num>
  <w:num w:numId="10" w16cid:durableId="937979649">
    <w:abstractNumId w:val="4"/>
  </w:num>
  <w:num w:numId="11" w16cid:durableId="770977338">
    <w:abstractNumId w:val="2"/>
  </w:num>
  <w:num w:numId="12" w16cid:durableId="1192456406">
    <w:abstractNumId w:val="12"/>
  </w:num>
  <w:num w:numId="13" w16cid:durableId="668562535">
    <w:abstractNumId w:val="8"/>
  </w:num>
  <w:num w:numId="14" w16cid:durableId="1160074680">
    <w:abstractNumId w:val="6"/>
  </w:num>
  <w:num w:numId="15" w16cid:durableId="1401831951">
    <w:abstractNumId w:val="5"/>
  </w:num>
  <w:num w:numId="16" w16cid:durableId="1562055049">
    <w:abstractNumId w:val="1"/>
  </w:num>
  <w:num w:numId="17" w16cid:durableId="158776243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dhi Barhate">
    <w15:presenceInfo w15:providerId="Windows Live" w15:userId="2587e3b020a3cd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693"/>
    <w:rsid w:val="000241E8"/>
    <w:rsid w:val="00042AD5"/>
    <w:rsid w:val="00046CB4"/>
    <w:rsid w:val="000847E7"/>
    <w:rsid w:val="0008639F"/>
    <w:rsid w:val="000A4C4A"/>
    <w:rsid w:val="000A4C80"/>
    <w:rsid w:val="000A5688"/>
    <w:rsid w:val="000A5C26"/>
    <w:rsid w:val="000E7D44"/>
    <w:rsid w:val="000F059F"/>
    <w:rsid w:val="000F5194"/>
    <w:rsid w:val="0012362A"/>
    <w:rsid w:val="00151DD1"/>
    <w:rsid w:val="001A47EE"/>
    <w:rsid w:val="00217F74"/>
    <w:rsid w:val="0025030E"/>
    <w:rsid w:val="00265C47"/>
    <w:rsid w:val="002665A8"/>
    <w:rsid w:val="0026739E"/>
    <w:rsid w:val="002676C1"/>
    <w:rsid w:val="0027597C"/>
    <w:rsid w:val="002A796C"/>
    <w:rsid w:val="002E6693"/>
    <w:rsid w:val="00301801"/>
    <w:rsid w:val="0030393B"/>
    <w:rsid w:val="003167CC"/>
    <w:rsid w:val="003536D7"/>
    <w:rsid w:val="00355606"/>
    <w:rsid w:val="003626AD"/>
    <w:rsid w:val="0036386D"/>
    <w:rsid w:val="00385BD5"/>
    <w:rsid w:val="003A0327"/>
    <w:rsid w:val="003B0B12"/>
    <w:rsid w:val="00400A4D"/>
    <w:rsid w:val="00404724"/>
    <w:rsid w:val="00416DD0"/>
    <w:rsid w:val="00440BF8"/>
    <w:rsid w:val="00463104"/>
    <w:rsid w:val="00482B5E"/>
    <w:rsid w:val="00497B52"/>
    <w:rsid w:val="004C016E"/>
    <w:rsid w:val="004D1C36"/>
    <w:rsid w:val="004D58C0"/>
    <w:rsid w:val="004F0D3D"/>
    <w:rsid w:val="004F5EAD"/>
    <w:rsid w:val="0053242C"/>
    <w:rsid w:val="00562AB8"/>
    <w:rsid w:val="00575813"/>
    <w:rsid w:val="00581FE2"/>
    <w:rsid w:val="005909E5"/>
    <w:rsid w:val="005975C8"/>
    <w:rsid w:val="005B75F8"/>
    <w:rsid w:val="005C3891"/>
    <w:rsid w:val="005C3F58"/>
    <w:rsid w:val="005D367A"/>
    <w:rsid w:val="00605BD8"/>
    <w:rsid w:val="006253D8"/>
    <w:rsid w:val="00627469"/>
    <w:rsid w:val="00630AFB"/>
    <w:rsid w:val="00631007"/>
    <w:rsid w:val="0064319E"/>
    <w:rsid w:val="006511A2"/>
    <w:rsid w:val="0065558A"/>
    <w:rsid w:val="006B09D6"/>
    <w:rsid w:val="006B14F8"/>
    <w:rsid w:val="006B44A0"/>
    <w:rsid w:val="006C7FEF"/>
    <w:rsid w:val="006F3336"/>
    <w:rsid w:val="006F5A11"/>
    <w:rsid w:val="00742897"/>
    <w:rsid w:val="007842E7"/>
    <w:rsid w:val="0079731C"/>
    <w:rsid w:val="007B0798"/>
    <w:rsid w:val="007C1D3A"/>
    <w:rsid w:val="007D2F48"/>
    <w:rsid w:val="007D6195"/>
    <w:rsid w:val="007F726A"/>
    <w:rsid w:val="008238B7"/>
    <w:rsid w:val="00826366"/>
    <w:rsid w:val="0083766F"/>
    <w:rsid w:val="0086144A"/>
    <w:rsid w:val="008B099C"/>
    <w:rsid w:val="008C0023"/>
    <w:rsid w:val="008C2F77"/>
    <w:rsid w:val="008E0958"/>
    <w:rsid w:val="008E406B"/>
    <w:rsid w:val="00907C69"/>
    <w:rsid w:val="00917F7D"/>
    <w:rsid w:val="0092646A"/>
    <w:rsid w:val="00937EA7"/>
    <w:rsid w:val="00942CDF"/>
    <w:rsid w:val="00950E60"/>
    <w:rsid w:val="009563B4"/>
    <w:rsid w:val="00965958"/>
    <w:rsid w:val="00975EEA"/>
    <w:rsid w:val="00987425"/>
    <w:rsid w:val="00A43A45"/>
    <w:rsid w:val="00A64E7B"/>
    <w:rsid w:val="00A86541"/>
    <w:rsid w:val="00A94A33"/>
    <w:rsid w:val="00AD248E"/>
    <w:rsid w:val="00AD3DFF"/>
    <w:rsid w:val="00AE1150"/>
    <w:rsid w:val="00AE6221"/>
    <w:rsid w:val="00AF28E6"/>
    <w:rsid w:val="00B60832"/>
    <w:rsid w:val="00B71C76"/>
    <w:rsid w:val="00B91664"/>
    <w:rsid w:val="00BA2835"/>
    <w:rsid w:val="00BA62CD"/>
    <w:rsid w:val="00BE104A"/>
    <w:rsid w:val="00C10A8F"/>
    <w:rsid w:val="00C20C42"/>
    <w:rsid w:val="00C36E9F"/>
    <w:rsid w:val="00C45E5C"/>
    <w:rsid w:val="00C53864"/>
    <w:rsid w:val="00C71C23"/>
    <w:rsid w:val="00C83FB9"/>
    <w:rsid w:val="00C873D9"/>
    <w:rsid w:val="00D06944"/>
    <w:rsid w:val="00D67B00"/>
    <w:rsid w:val="00D74916"/>
    <w:rsid w:val="00D7652E"/>
    <w:rsid w:val="00D853D3"/>
    <w:rsid w:val="00D8561F"/>
    <w:rsid w:val="00DB5219"/>
    <w:rsid w:val="00DB6D8C"/>
    <w:rsid w:val="00DC0BF1"/>
    <w:rsid w:val="00DC6D4E"/>
    <w:rsid w:val="00E2197F"/>
    <w:rsid w:val="00E21DF4"/>
    <w:rsid w:val="00E3559E"/>
    <w:rsid w:val="00EA0843"/>
    <w:rsid w:val="00EA59C6"/>
    <w:rsid w:val="00EB589B"/>
    <w:rsid w:val="00EC7914"/>
    <w:rsid w:val="00ED1DAB"/>
    <w:rsid w:val="00EE2A2B"/>
    <w:rsid w:val="00EE4E1C"/>
    <w:rsid w:val="00EE5ADB"/>
    <w:rsid w:val="00EF2F13"/>
    <w:rsid w:val="00F70D20"/>
    <w:rsid w:val="00FA00E4"/>
    <w:rsid w:val="00FB4B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AA53"/>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B00"/>
    <w:pPr>
      <w:spacing w:line="256" w:lineRule="auto"/>
    </w:p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 w:type="paragraph" w:customStyle="1" w:styleId="TimesNewRomanSize">
    <w:name w:val="Times New Roman Size"/>
    <w:basedOn w:val="Normal"/>
    <w:link w:val="TimesNewRomanSizeChar"/>
    <w:qFormat/>
    <w:rsid w:val="00416DD0"/>
    <w:pPr>
      <w:spacing w:line="240" w:lineRule="auto"/>
      <w:ind w:firstLine="720"/>
      <w:jc w:val="both"/>
    </w:pPr>
    <w:rPr>
      <w:rFonts w:ascii="Times New Roman" w:hAnsi="Times New Roman" w:cs="Times New Roman"/>
      <w:b/>
      <w:bCs/>
      <w:sz w:val="40"/>
      <w:szCs w:val="40"/>
      <w:shd w:val="clear" w:color="auto" w:fill="FFFFFF"/>
    </w:rPr>
  </w:style>
  <w:style w:type="character" w:customStyle="1" w:styleId="TimesNewRomanSizeChar">
    <w:name w:val="Times New Roman Size Char"/>
    <w:basedOn w:val="DefaultParagraphFont"/>
    <w:link w:val="TimesNewRomanSize"/>
    <w:rsid w:val="00416DD0"/>
    <w:rPr>
      <w:rFonts w:ascii="Times New Roman" w:hAnsi="Times New Roman" w:cs="Times New Roman"/>
      <w:b/>
      <w:bCs/>
      <w:sz w:val="40"/>
      <w:szCs w:val="40"/>
    </w:rPr>
  </w:style>
  <w:style w:type="character" w:styleId="UnresolvedMention">
    <w:name w:val="Unresolved Mention"/>
    <w:basedOn w:val="DefaultParagraphFont"/>
    <w:uiPriority w:val="99"/>
    <w:semiHidden/>
    <w:unhideWhenUsed/>
    <w:rsid w:val="002A796C"/>
    <w:rPr>
      <w:color w:val="605E5C"/>
      <w:shd w:val="clear" w:color="auto" w:fill="E1DFDD"/>
    </w:rPr>
  </w:style>
  <w:style w:type="paragraph" w:styleId="Revision">
    <w:name w:val="Revision"/>
    <w:hidden/>
    <w:uiPriority w:val="99"/>
    <w:semiHidden/>
    <w:rsid w:val="00ED1D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9FBA5-21F2-42C6-A55D-A03B7A78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2953</Words>
  <Characters>16834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91766</dc:creator>
  <cp:lastModifiedBy>Nidhi Barhate</cp:lastModifiedBy>
  <cp:revision>2</cp:revision>
  <dcterms:created xsi:type="dcterms:W3CDTF">2025-10-18T11:24:00Z</dcterms:created>
  <dcterms:modified xsi:type="dcterms:W3CDTF">2025-10-18T11:24:00Z</dcterms:modified>
</cp:coreProperties>
</file>